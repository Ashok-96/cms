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0F8ED1" w14:textId="77777777" w:rsidR="001E7564" w:rsidRDefault="00215BAE" w:rsidP="00215BAE">
      <w:bookmarkStart w:id="0" w:name="_GoBack"/>
      <w:bookmarkEnd w:id="0"/>
      <w:r>
        <w:rPr>
          <w:noProof/>
        </w:rPr>
        <w:drawing>
          <wp:inline distT="0" distB="0" distL="0" distR="0" wp14:anchorId="0C971DCC" wp14:editId="1C5EC73F">
            <wp:extent cx="6858000" cy="1442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1442085"/>
                    </a:xfrm>
                    <a:prstGeom prst="rect">
                      <a:avLst/>
                    </a:prstGeom>
                  </pic:spPr>
                </pic:pic>
              </a:graphicData>
            </a:graphic>
          </wp:inline>
        </w:drawing>
      </w:r>
    </w:p>
    <w:p w14:paraId="0BE6CD62" w14:textId="77777777" w:rsidR="00215BAE" w:rsidRDefault="00215BAE" w:rsidP="00215BAE"/>
    <w:p w14:paraId="3061D9D5" w14:textId="77777777" w:rsidR="00215BAE" w:rsidRDefault="00215BAE" w:rsidP="00215BAE">
      <w:pPr>
        <w:pStyle w:val="Heading1"/>
      </w:pPr>
      <w:r>
        <w:t>1. Getting started</w:t>
      </w:r>
    </w:p>
    <w:p w14:paraId="34EE80D1" w14:textId="77777777" w:rsidR="00215BAE" w:rsidRPr="00215BAE" w:rsidRDefault="00215BAE" w:rsidP="00215BAE">
      <w:pPr>
        <w:pStyle w:val="Heading1"/>
        <w:spacing w:before="0" w:line="563" w:lineRule="atLeast"/>
        <w:textAlignment w:val="baseline"/>
        <w:rPr>
          <w:rFonts w:ascii="inherit" w:hAnsi="inherit"/>
          <w:sz w:val="30"/>
          <w:szCs w:val="38"/>
        </w:rPr>
      </w:pPr>
      <w:r w:rsidRPr="00215BAE">
        <w:rPr>
          <w:rStyle w:val="sl-description-text"/>
          <w:rFonts w:ascii="inherit" w:hAnsi="inherit"/>
          <w:sz w:val="30"/>
          <w:szCs w:val="38"/>
          <w:bdr w:val="none" w:sz="0" w:space="0" w:color="auto" w:frame="1"/>
        </w:rPr>
        <w:t>What is Front-End Development?</w:t>
      </w:r>
    </w:p>
    <w:p w14:paraId="3CD0B3DC" w14:textId="77777777" w:rsidR="00215BAE" w:rsidRDefault="00215BAE" w:rsidP="00215BAE">
      <w:pPr>
        <w:rPr>
          <w:rFonts w:ascii="Times New Roman" w:hAnsi="Times New Roman"/>
          <w:sz w:val="24"/>
          <w:szCs w:val="24"/>
        </w:rPr>
      </w:pPr>
      <w:r>
        <w:br/>
      </w:r>
      <w:r>
        <w:br/>
      </w:r>
      <w:r>
        <w:rPr>
          <w:rStyle w:val="sl-description-text"/>
          <w:rFonts w:ascii="inherit" w:hAnsi="inherit"/>
          <w:b/>
          <w:bCs/>
          <w:bdr w:val="none" w:sz="0" w:space="0" w:color="auto" w:frame="1"/>
        </w:rPr>
        <w:t>Front-end development</w:t>
      </w:r>
      <w:r>
        <w:rPr>
          <w:rStyle w:val="sl-description-text"/>
          <w:rFonts w:ascii="inherit" w:hAnsi="inherit"/>
          <w:bdr w:val="none" w:sz="0" w:space="0" w:color="auto" w:frame="1"/>
        </w:rPr>
        <w:t> refers to what the end user (also commonly referred to as the "</w:t>
      </w:r>
      <w:r>
        <w:rPr>
          <w:rStyle w:val="sl-description-text"/>
          <w:rFonts w:ascii="inherit" w:hAnsi="inherit"/>
          <w:b/>
          <w:bCs/>
          <w:bdr w:val="none" w:sz="0" w:space="0" w:color="auto" w:frame="1"/>
        </w:rPr>
        <w:t>client</w:t>
      </w:r>
      <w:r>
        <w:rPr>
          <w:rStyle w:val="sl-description-text"/>
          <w:rFonts w:ascii="inherit" w:hAnsi="inherit"/>
          <w:bdr w:val="none" w:sz="0" w:space="0" w:color="auto" w:frame="1"/>
        </w:rPr>
        <w:t>") can see. In the most basic forms, front-end development consists of HTML, CSS, and JavaScript.</w:t>
      </w:r>
      <w:r>
        <w:br/>
      </w:r>
      <w:r>
        <w:br/>
      </w:r>
      <w:r>
        <w:rPr>
          <w:rStyle w:val="sl-description-text"/>
          <w:rFonts w:ascii="inherit" w:hAnsi="inherit"/>
          <w:bdr w:val="none" w:sz="0" w:space="0" w:color="auto" w:frame="1"/>
        </w:rPr>
        <w:t>As a developer, you will find that it is very easy for your front-end (website, web application, etc.) to become very complex and have a lot of different moving parts. It makes solving problems much more difficult when you have to go through a maze of code to find the issue.</w:t>
      </w:r>
      <w:r>
        <w:br/>
      </w:r>
      <w:r>
        <w:br/>
      </w:r>
      <w:r>
        <w:rPr>
          <w:rStyle w:val="sl-description-text"/>
          <w:rFonts w:ascii="inherit" w:hAnsi="inherit"/>
          <w:bdr w:val="none" w:sz="0" w:space="0" w:color="auto" w:frame="1"/>
        </w:rPr>
        <w:t>Eventually, developers decided that there must be a better way to manage all of that code, so they created libraries that could make life easier. </w:t>
      </w:r>
      <w:r>
        <w:rPr>
          <w:rStyle w:val="sl-description-text"/>
          <w:rFonts w:ascii="inherit" w:hAnsi="inherit"/>
          <w:b/>
          <w:bCs/>
          <w:bdr w:val="none" w:sz="0" w:space="0" w:color="auto" w:frame="1"/>
        </w:rPr>
        <w:t>React </w:t>
      </w:r>
      <w:r>
        <w:rPr>
          <w:rStyle w:val="sl-description-text"/>
          <w:rFonts w:ascii="inherit" w:hAnsi="inherit"/>
          <w:bdr w:val="none" w:sz="0" w:space="0" w:color="auto" w:frame="1"/>
        </w:rPr>
        <w:t>was one of those libraries.</w:t>
      </w:r>
    </w:p>
    <w:p w14:paraId="2D90C1E9" w14:textId="77777777" w:rsidR="00215BAE" w:rsidRDefault="00215BAE" w:rsidP="00215BAE">
      <w:pPr>
        <w:pStyle w:val="Heading1"/>
        <w:shd w:val="clear" w:color="auto" w:fill="F9F9FA"/>
        <w:spacing w:before="0" w:line="563" w:lineRule="atLeast"/>
        <w:textAlignment w:val="baseline"/>
        <w:rPr>
          <w:rFonts w:ascii="Fira Sans" w:hAnsi="Fira Sans"/>
          <w:color w:val="2D3846"/>
          <w:sz w:val="38"/>
          <w:szCs w:val="38"/>
        </w:rPr>
      </w:pPr>
      <w:r>
        <w:rPr>
          <w:rStyle w:val="sl-description-text"/>
          <w:rFonts w:ascii="inherit" w:hAnsi="inherit"/>
          <w:color w:val="2D3846"/>
          <w:sz w:val="38"/>
          <w:szCs w:val="38"/>
          <w:bdr w:val="none" w:sz="0" w:space="0" w:color="auto" w:frame="1"/>
        </w:rPr>
        <w:t>Adding React</w:t>
      </w:r>
    </w:p>
    <w:p w14:paraId="256BC9F5" w14:textId="77777777" w:rsidR="00215BAE" w:rsidRDefault="00215BAE" w:rsidP="00215BAE">
      <w:pPr>
        <w:rPr>
          <w:rStyle w:val="sl-description-text"/>
          <w:rFonts w:ascii="Fira Sans" w:hAnsi="Fira Sans"/>
          <w:color w:val="2D3846"/>
          <w:bdr w:val="none" w:sz="0" w:space="0" w:color="auto" w:frame="1"/>
          <w:shd w:val="clear" w:color="auto" w:fill="F9F9FA"/>
        </w:rPr>
      </w:pPr>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React can be added to a website without any special tools and installations.</w:t>
      </w:r>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First, we need to add the React library as two </w:t>
      </w:r>
      <w:r>
        <w:rPr>
          <w:rStyle w:val="sl-description-text"/>
          <w:rFonts w:ascii="inherit" w:hAnsi="inherit"/>
          <w:b/>
          <w:bCs/>
          <w:color w:val="2D3846"/>
          <w:bdr w:val="none" w:sz="0" w:space="0" w:color="auto" w:frame="1"/>
          <w:shd w:val="clear" w:color="auto" w:fill="F9F9FA"/>
        </w:rPr>
        <w:t>script</w:t>
      </w:r>
      <w:r>
        <w:rPr>
          <w:rStyle w:val="sl-description-text"/>
          <w:rFonts w:ascii="Fira Sans" w:hAnsi="Fira Sans"/>
          <w:color w:val="2D3846"/>
          <w:bdr w:val="none" w:sz="0" w:space="0" w:color="auto" w:frame="1"/>
          <w:shd w:val="clear" w:color="auto" w:fill="F9F9FA"/>
        </w:rPr>
        <w:t> tags to the </w:t>
      </w:r>
      <w:r>
        <w:rPr>
          <w:rStyle w:val="sl-description-text"/>
          <w:rFonts w:ascii="inherit" w:hAnsi="inherit"/>
          <w:b/>
          <w:bCs/>
          <w:color w:val="2D3846"/>
          <w:bdr w:val="none" w:sz="0" w:space="0" w:color="auto" w:frame="1"/>
          <w:shd w:val="clear" w:color="auto" w:fill="F9F9FA"/>
        </w:rPr>
        <w:t>head</w:t>
      </w:r>
      <w:r>
        <w:rPr>
          <w:rStyle w:val="sl-description-text"/>
          <w:rFonts w:ascii="Fira Sans" w:hAnsi="Fira Sans"/>
          <w:color w:val="2D3846"/>
          <w:bdr w:val="none" w:sz="0" w:space="0" w:color="auto" w:frame="1"/>
          <w:shd w:val="clear" w:color="auto" w:fill="F9F9FA"/>
        </w:rPr>
        <w:t> of our HTML document:</w:t>
      </w:r>
    </w:p>
    <w:p w14:paraId="332F8C54" w14:textId="77777777" w:rsidR="00215BAE" w:rsidRDefault="00215BAE" w:rsidP="00215BAE">
      <w:r>
        <w:rPr>
          <w:noProof/>
        </w:rPr>
        <w:drawing>
          <wp:inline distT="0" distB="0" distL="0" distR="0" wp14:anchorId="7B0E6ED6" wp14:editId="73BEF55C">
            <wp:extent cx="5438775" cy="1543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8775" cy="1543050"/>
                    </a:xfrm>
                    <a:prstGeom prst="rect">
                      <a:avLst/>
                    </a:prstGeom>
                  </pic:spPr>
                </pic:pic>
              </a:graphicData>
            </a:graphic>
          </wp:inline>
        </w:drawing>
      </w:r>
    </w:p>
    <w:p w14:paraId="42274191" w14:textId="77777777" w:rsidR="00215BAE" w:rsidRDefault="00215BAE" w:rsidP="00215BAE">
      <w:pPr>
        <w:rPr>
          <w:rStyle w:val="sl-description-text"/>
          <w:rFonts w:ascii="Fira Sans" w:hAnsi="Fira Sans"/>
          <w:color w:val="2D3846"/>
          <w:bdr w:val="none" w:sz="0" w:space="0" w:color="auto" w:frame="1"/>
          <w:shd w:val="clear" w:color="auto" w:fill="F9F9FA"/>
        </w:rPr>
      </w:pPr>
      <w:r>
        <w:rPr>
          <w:rStyle w:val="sl-description-text"/>
          <w:rFonts w:ascii="Fira Sans" w:hAnsi="Fira Sans"/>
          <w:color w:val="2D3846"/>
          <w:bdr w:val="none" w:sz="0" w:space="0" w:color="auto" w:frame="1"/>
          <w:shd w:val="clear" w:color="auto" w:fill="F9F9FA"/>
        </w:rPr>
        <w:t>Next, we need to add another script, to enable the use of </w:t>
      </w:r>
      <w:r>
        <w:rPr>
          <w:rStyle w:val="sl-description-text"/>
          <w:rFonts w:ascii="inherit" w:hAnsi="inherit"/>
          <w:b/>
          <w:bCs/>
          <w:color w:val="2D3846"/>
          <w:bdr w:val="none" w:sz="0" w:space="0" w:color="auto" w:frame="1"/>
          <w:shd w:val="clear" w:color="auto" w:fill="F9F9FA"/>
        </w:rPr>
        <w:t>JSX</w:t>
      </w:r>
      <w:r>
        <w:rPr>
          <w:rStyle w:val="sl-description-text"/>
          <w:rFonts w:ascii="Fira Sans" w:hAnsi="Fira Sans"/>
          <w:color w:val="2D3846"/>
          <w:bdr w:val="none" w:sz="0" w:space="0" w:color="auto" w:frame="1"/>
          <w:shd w:val="clear" w:color="auto" w:fill="F9F9FA"/>
        </w:rPr>
        <w:t>.</w:t>
      </w:r>
      <w:r>
        <w:rPr>
          <w:rFonts w:ascii="Fira Sans" w:hAnsi="Fira Sans"/>
          <w:color w:val="2D3846"/>
        </w:rPr>
        <w:br/>
      </w:r>
      <w:r>
        <w:rPr>
          <w:rStyle w:val="sl-description-text"/>
          <w:rFonts w:ascii="Fira Sans" w:hAnsi="Fira Sans"/>
          <w:color w:val="2D3846"/>
          <w:bdr w:val="none" w:sz="0" w:space="0" w:color="auto" w:frame="1"/>
          <w:shd w:val="clear" w:color="auto" w:fill="F9F9FA"/>
        </w:rPr>
        <w:t>JSX is a syntax extension to JavaScript, and it is recommended to be used with React.</w:t>
      </w:r>
      <w:r>
        <w:rPr>
          <w:rFonts w:ascii="Fira Sans" w:hAnsi="Fira Sans"/>
          <w:color w:val="2D3846"/>
        </w:rPr>
        <w:br/>
      </w:r>
      <w:r>
        <w:rPr>
          <w:rStyle w:val="sl-description-text"/>
          <w:rFonts w:ascii="Fira Sans" w:hAnsi="Fira Sans"/>
          <w:color w:val="2D3846"/>
          <w:bdr w:val="none" w:sz="0" w:space="0" w:color="auto" w:frame="1"/>
          <w:shd w:val="clear" w:color="auto" w:fill="F9F9FA"/>
        </w:rPr>
        <w:t>Don't worry, we will learn more about JSX in the next lessons. For now, let's just add the following script tag:</w:t>
      </w:r>
    </w:p>
    <w:p w14:paraId="770B235A" w14:textId="77777777" w:rsidR="00215BAE" w:rsidRDefault="00215BAE" w:rsidP="00215BAE">
      <w:r>
        <w:rPr>
          <w:noProof/>
        </w:rPr>
        <w:drawing>
          <wp:inline distT="0" distB="0" distL="0" distR="0" wp14:anchorId="7FD7C0BB" wp14:editId="1309BEF2">
            <wp:extent cx="5391150" cy="71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1150" cy="714375"/>
                    </a:xfrm>
                    <a:prstGeom prst="rect">
                      <a:avLst/>
                    </a:prstGeom>
                  </pic:spPr>
                </pic:pic>
              </a:graphicData>
            </a:graphic>
          </wp:inline>
        </w:drawing>
      </w:r>
    </w:p>
    <w:p w14:paraId="01581F12" w14:textId="4EF96B89" w:rsidR="00215BAE" w:rsidRPr="00280F48" w:rsidRDefault="00280F48" w:rsidP="00280F48">
      <w:pPr>
        <w:pStyle w:val="Heading1"/>
        <w:rPr>
          <w:rPrChange w:id="1" w:author="Admin" w:date="2021-05-03T07:37:00Z">
            <w:rPr>
              <w:rFonts w:ascii="Fira Sans" w:hAnsi="Fira Sans"/>
              <w:color w:val="2D3846"/>
              <w:sz w:val="38"/>
            </w:rPr>
          </w:rPrChange>
        </w:rPr>
        <w:pPrChange w:id="2" w:author="Admin" w:date="2021-05-03T07:37:00Z">
          <w:pPr>
            <w:pStyle w:val="Heading1"/>
            <w:shd w:val="clear" w:color="auto" w:fill="F9F9FA"/>
            <w:spacing w:before="0" w:line="563" w:lineRule="atLeast"/>
            <w:textAlignment w:val="baseline"/>
          </w:pPr>
        </w:pPrChange>
      </w:pPr>
      <w:ins w:id="3" w:author="Admin" w:date="2021-05-03T07:37:00Z">
        <w:r>
          <w:rPr>
            <w:rStyle w:val="sl-description-text"/>
          </w:rPr>
          <w:lastRenderedPageBreak/>
          <w:t xml:space="preserve">2. </w:t>
        </w:r>
      </w:ins>
      <w:r w:rsidR="00215BAE" w:rsidRPr="00280F48">
        <w:rPr>
          <w:rStyle w:val="sl-description-text"/>
          <w:rPrChange w:id="4" w:author="Admin" w:date="2021-05-03T07:37:00Z">
            <w:rPr>
              <w:rStyle w:val="sl-description-text"/>
              <w:rFonts w:ascii="inherit" w:hAnsi="inherit"/>
              <w:color w:val="2D3846"/>
              <w:sz w:val="38"/>
              <w:bdr w:val="none" w:sz="0" w:space="0" w:color="auto" w:frame="1"/>
            </w:rPr>
          </w:rPrChange>
        </w:rPr>
        <w:t>Create React App</w:t>
      </w:r>
    </w:p>
    <w:p w14:paraId="2CACB441" w14:textId="77777777" w:rsidR="00215BAE" w:rsidRDefault="00215BAE" w:rsidP="00215BAE">
      <w:pPr>
        <w:rPr>
          <w:rStyle w:val="sl-description-text"/>
          <w:rFonts w:ascii="Fira Sans" w:hAnsi="Fira Sans"/>
          <w:color w:val="2D3846"/>
          <w:bdr w:val="none" w:sz="0" w:space="0" w:color="auto" w:frame="1"/>
          <w:shd w:val="clear" w:color="auto" w:fill="F9F9FA"/>
        </w:rPr>
      </w:pPr>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In the previous lesson we learned how to add React to a simple HTML document using the script tags.</w:t>
      </w:r>
      <w:r>
        <w:rPr>
          <w:rFonts w:ascii="Fira Sans" w:hAnsi="Fira Sans"/>
          <w:color w:val="2D3846"/>
        </w:rPr>
        <w:br/>
      </w:r>
      <w:r>
        <w:rPr>
          <w:rStyle w:val="sl-description-text"/>
          <w:rFonts w:ascii="Fira Sans" w:hAnsi="Fira Sans"/>
          <w:color w:val="2D3846"/>
          <w:bdr w:val="none" w:sz="0" w:space="0" w:color="auto" w:frame="1"/>
          <w:shd w:val="clear" w:color="auto" w:fill="F9F9FA"/>
        </w:rPr>
        <w:t>However, real web apps have a different scale, contain multiple files, use 3rd party libraries, etc.</w:t>
      </w:r>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Facebook has created a handy tool called </w:t>
      </w:r>
      <w:hyperlink r:id="rId8" w:tgtFrame="_blank" w:history="1">
        <w:r>
          <w:rPr>
            <w:rStyle w:val="sl-description-text"/>
            <w:rFonts w:ascii="inherit" w:hAnsi="inherit"/>
            <w:b/>
            <w:bCs/>
            <w:color w:val="2491DC"/>
            <w:bdr w:val="none" w:sz="0" w:space="0" w:color="auto" w:frame="1"/>
            <w:shd w:val="clear" w:color="auto" w:fill="F9F9FA"/>
          </w:rPr>
          <w:t>Create React App</w:t>
        </w:r>
      </w:hyperlink>
      <w:r>
        <w:rPr>
          <w:rStyle w:val="sl-description-text"/>
          <w:rFonts w:ascii="Fira Sans" w:hAnsi="Fira Sans"/>
          <w:color w:val="2D3846"/>
          <w:bdr w:val="none" w:sz="0" w:space="0" w:color="auto" w:frame="1"/>
          <w:shd w:val="clear" w:color="auto" w:fill="F9F9FA"/>
        </w:rPr>
        <w:t> that makes it easy to setup a React project with just a simple command!</w:t>
      </w:r>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To get started, make sure you have a recent version of </w:t>
      </w:r>
      <w:hyperlink r:id="rId9" w:tgtFrame="_blank" w:history="1">
        <w:r>
          <w:rPr>
            <w:rStyle w:val="sl-description-text"/>
            <w:rFonts w:ascii="inherit" w:hAnsi="inherit"/>
            <w:b/>
            <w:bCs/>
            <w:color w:val="2491DC"/>
            <w:bdr w:val="none" w:sz="0" w:space="0" w:color="auto" w:frame="1"/>
            <w:shd w:val="clear" w:color="auto" w:fill="F9F9FA"/>
          </w:rPr>
          <w:t>Node</w:t>
        </w:r>
      </w:hyperlink>
      <w:r>
        <w:rPr>
          <w:rStyle w:val="sl-description-text"/>
          <w:rFonts w:ascii="Fira Sans" w:hAnsi="Fira Sans"/>
          <w:color w:val="2D3846"/>
          <w:bdr w:val="none" w:sz="0" w:space="0" w:color="auto" w:frame="1"/>
          <w:shd w:val="clear" w:color="auto" w:fill="F9F9FA"/>
        </w:rPr>
        <w:t> installed on your machine.</w:t>
      </w:r>
      <w:r>
        <w:rPr>
          <w:rFonts w:ascii="Fira Sans" w:hAnsi="Fira Sans"/>
          <w:color w:val="2D3846"/>
        </w:rPr>
        <w:br/>
      </w:r>
      <w:r>
        <w:rPr>
          <w:rStyle w:val="sl-description-text"/>
          <w:rFonts w:ascii="Fira Sans" w:hAnsi="Fira Sans"/>
          <w:color w:val="2D3846"/>
          <w:bdr w:val="none" w:sz="0" w:space="0" w:color="auto" w:frame="1"/>
          <w:shd w:val="clear" w:color="auto" w:fill="F9F9FA"/>
        </w:rPr>
        <w:t>Run the following commands in the Terminal to create and start a React app called "</w:t>
      </w:r>
      <w:r>
        <w:rPr>
          <w:rStyle w:val="sl-description-text"/>
          <w:rFonts w:ascii="inherit" w:hAnsi="inherit"/>
          <w:b/>
          <w:bCs/>
          <w:color w:val="2D3846"/>
          <w:bdr w:val="none" w:sz="0" w:space="0" w:color="auto" w:frame="1"/>
          <w:shd w:val="clear" w:color="auto" w:fill="F9F9FA"/>
        </w:rPr>
        <w:t>my-app</w:t>
      </w:r>
      <w:r>
        <w:rPr>
          <w:rStyle w:val="sl-description-text"/>
          <w:rFonts w:ascii="Fira Sans" w:hAnsi="Fira Sans"/>
          <w:color w:val="2D3846"/>
          <w:bdr w:val="none" w:sz="0" w:space="0" w:color="auto" w:frame="1"/>
          <w:shd w:val="clear" w:color="auto" w:fill="F9F9FA"/>
        </w:rPr>
        <w:t>":</w:t>
      </w:r>
    </w:p>
    <w:p w14:paraId="788BFCB9" w14:textId="77777777" w:rsidR="00215BAE" w:rsidRDefault="00215BAE" w:rsidP="00215BAE">
      <w:r>
        <w:rPr>
          <w:noProof/>
        </w:rPr>
        <w:drawing>
          <wp:inline distT="0" distB="0" distL="0" distR="0" wp14:anchorId="77EF0AE0" wp14:editId="28811FB9">
            <wp:extent cx="5495925" cy="93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5925" cy="933450"/>
                    </a:xfrm>
                    <a:prstGeom prst="rect">
                      <a:avLst/>
                    </a:prstGeom>
                  </pic:spPr>
                </pic:pic>
              </a:graphicData>
            </a:graphic>
          </wp:inline>
        </w:drawing>
      </w:r>
    </w:p>
    <w:p w14:paraId="2D6B4C1E" w14:textId="77777777" w:rsidR="00215BAE" w:rsidRDefault="00215BAE" w:rsidP="00215BAE">
      <w:pPr>
        <w:rPr>
          <w:rStyle w:val="sl-description-text"/>
          <w:rFonts w:ascii="Fira Sans" w:hAnsi="Fira Sans"/>
          <w:color w:val="2D3846"/>
          <w:bdr w:val="none" w:sz="0" w:space="0" w:color="auto" w:frame="1"/>
          <w:shd w:val="clear" w:color="auto" w:fill="F9F9FA"/>
        </w:rPr>
      </w:pPr>
      <w:r>
        <w:rPr>
          <w:rStyle w:val="sl-description-text"/>
          <w:rFonts w:ascii="Fira Sans" w:hAnsi="Fira Sans"/>
          <w:color w:val="2D3846"/>
          <w:bdr w:val="none" w:sz="0" w:space="0" w:color="auto" w:frame="1"/>
          <w:shd w:val="clear" w:color="auto" w:fill="F9F9FA"/>
        </w:rPr>
        <w:t>This will install all the required dependencies, configure and start the project on </w:t>
      </w:r>
      <w:r>
        <w:rPr>
          <w:rStyle w:val="sl-description-text"/>
          <w:rFonts w:ascii="inherit" w:hAnsi="inherit"/>
          <w:b/>
          <w:bCs/>
          <w:color w:val="2D3846"/>
          <w:bdr w:val="none" w:sz="0" w:space="0" w:color="auto" w:frame="1"/>
          <w:shd w:val="clear" w:color="auto" w:fill="F9F9FA"/>
        </w:rPr>
        <w:t>localhost</w:t>
      </w:r>
      <w:proofErr w:type="gramStart"/>
      <w:r>
        <w:rPr>
          <w:rStyle w:val="sl-description-text"/>
          <w:rFonts w:ascii="inherit" w:hAnsi="inherit"/>
          <w:b/>
          <w:bCs/>
          <w:color w:val="2D3846"/>
          <w:bdr w:val="none" w:sz="0" w:space="0" w:color="auto" w:frame="1"/>
          <w:shd w:val="clear" w:color="auto" w:fill="F9F9FA"/>
        </w:rPr>
        <w:t>:3000</w:t>
      </w:r>
      <w:proofErr w:type="gramEnd"/>
      <w:r>
        <w:rPr>
          <w:rStyle w:val="sl-description-text"/>
          <w:rFonts w:ascii="Fira Sans" w:hAnsi="Fira Sans"/>
          <w:color w:val="2D3846"/>
          <w:bdr w:val="none" w:sz="0" w:space="0" w:color="auto" w:frame="1"/>
          <w:shd w:val="clear" w:color="auto" w:fill="F9F9FA"/>
        </w:rPr>
        <w:t>.</w:t>
      </w:r>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This is the default output of our project in the browser:</w:t>
      </w:r>
    </w:p>
    <w:p w14:paraId="0853E35C" w14:textId="77777777" w:rsidR="00215BAE" w:rsidRDefault="00215BAE" w:rsidP="00215BAE">
      <w:r>
        <w:rPr>
          <w:noProof/>
        </w:rPr>
        <w:drawing>
          <wp:inline distT="0" distB="0" distL="0" distR="0" wp14:anchorId="7CAAC8DB" wp14:editId="3EE872CB">
            <wp:extent cx="4867275" cy="397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275" cy="3971925"/>
                    </a:xfrm>
                    <a:prstGeom prst="rect">
                      <a:avLst/>
                    </a:prstGeom>
                  </pic:spPr>
                </pic:pic>
              </a:graphicData>
            </a:graphic>
          </wp:inline>
        </w:drawing>
      </w:r>
    </w:p>
    <w:p w14:paraId="64EC0EB1" w14:textId="5A6FD29C" w:rsidR="00280F48" w:rsidRPr="00280F48" w:rsidRDefault="00280F48" w:rsidP="00280F48">
      <w:pPr>
        <w:pStyle w:val="Heading1"/>
        <w:rPr>
          <w:ins w:id="5" w:author="Admin" w:date="2021-05-03T07:37:00Z"/>
          <w:rStyle w:val="sl-description-text"/>
        </w:rPr>
      </w:pPr>
      <w:ins w:id="6" w:author="Admin" w:date="2021-05-03T07:37:00Z">
        <w:r>
          <w:rPr>
            <w:rStyle w:val="sl-description-text"/>
          </w:rPr>
          <w:lastRenderedPageBreak/>
          <w:t xml:space="preserve">3. </w:t>
        </w:r>
      </w:ins>
      <w:r w:rsidRPr="00280F48">
        <w:rPr>
          <w:rStyle w:val="sl-description-text"/>
          <w:rPrChange w:id="7" w:author="Admin" w:date="2021-05-03T07:37:00Z">
            <w:rPr>
              <w:rStyle w:val="sl-description-text"/>
              <w:rFonts w:ascii="inherit" w:hAnsi="inherit"/>
              <w:color w:val="2D3846"/>
              <w:sz w:val="38"/>
              <w:bdr w:val="none" w:sz="0" w:space="0" w:color="auto" w:frame="1"/>
            </w:rPr>
          </w:rPrChange>
        </w:rPr>
        <w:t>Project Structure</w:t>
      </w:r>
      <w:del w:id="8" w:author="Admin" w:date="2021-05-03T07:37:00Z">
        <w:r w:rsidR="00215BAE">
          <w:rPr>
            <w:rFonts w:ascii="Fira Sans" w:hAnsi="Fira Sans"/>
            <w:color w:val="2D3846"/>
          </w:rPr>
          <w:br/>
        </w:r>
        <w:r w:rsidR="00215BAE">
          <w:rPr>
            <w:rFonts w:ascii="Fira Sans" w:hAnsi="Fira Sans"/>
            <w:color w:val="2D3846"/>
          </w:rPr>
          <w:br/>
        </w:r>
      </w:del>
      <w:ins w:id="9" w:author="Admin" w:date="2021-05-03T07:37:00Z">
        <w:r w:rsidRPr="00280F48">
          <w:rPr>
            <w:rStyle w:val="sl-description-text"/>
          </w:rPr>
          <w:t xml:space="preserve"> </w:t>
        </w:r>
      </w:ins>
    </w:p>
    <w:p w14:paraId="1545E657" w14:textId="6F532CD6" w:rsidR="00215BAE" w:rsidRDefault="00215BAE" w:rsidP="00215BAE">
      <w:pPr>
        <w:pStyle w:val="Heading1"/>
        <w:shd w:val="clear" w:color="auto" w:fill="F9F9FA"/>
        <w:spacing w:before="0" w:line="563" w:lineRule="atLeast"/>
        <w:textAlignment w:val="baseline"/>
        <w:rPr>
          <w:rStyle w:val="sl-description-text"/>
          <w:rFonts w:ascii="Fira Sans" w:hAnsi="Fira Sans"/>
          <w:color w:val="2D3846"/>
          <w:bdr w:val="none" w:sz="0" w:space="0" w:color="auto" w:frame="1"/>
          <w:shd w:val="clear" w:color="auto" w:fill="F9F9FA"/>
        </w:rPr>
      </w:pPr>
      <w:r>
        <w:rPr>
          <w:rStyle w:val="sl-description-text"/>
          <w:rFonts w:ascii="Fira Sans" w:hAnsi="Fira Sans"/>
          <w:color w:val="2D3846"/>
          <w:bdr w:val="none" w:sz="0" w:space="0" w:color="auto" w:frame="1"/>
          <w:shd w:val="clear" w:color="auto" w:fill="F9F9FA"/>
        </w:rPr>
        <w:t>Let's explore the structure of our project by opening it using a code editor.</w:t>
      </w:r>
      <w:r>
        <w:rPr>
          <w:rFonts w:ascii="Fira Sans" w:hAnsi="Fira Sans"/>
          <w:color w:val="2D3846"/>
        </w:rPr>
        <w:br/>
      </w:r>
      <w:r>
        <w:rPr>
          <w:rStyle w:val="sl-description-text"/>
          <w:rFonts w:ascii="Fira Sans" w:hAnsi="Fira Sans"/>
          <w:color w:val="2D3846"/>
          <w:bdr w:val="none" w:sz="0" w:space="0" w:color="auto" w:frame="1"/>
          <w:shd w:val="clear" w:color="auto" w:fill="F9F9FA"/>
        </w:rPr>
        <w:t>We will be using </w:t>
      </w:r>
      <w:r>
        <w:rPr>
          <w:rStyle w:val="sl-description-text"/>
          <w:rFonts w:ascii="inherit" w:hAnsi="inherit"/>
          <w:b/>
          <w:bCs/>
          <w:color w:val="2D3846"/>
          <w:bdr w:val="none" w:sz="0" w:space="0" w:color="auto" w:frame="1"/>
          <w:shd w:val="clear" w:color="auto" w:fill="F9F9FA"/>
        </w:rPr>
        <w:t>Visual Studio Code</w:t>
      </w:r>
      <w:r>
        <w:rPr>
          <w:rStyle w:val="sl-description-text"/>
          <w:rFonts w:ascii="Fira Sans" w:hAnsi="Fira Sans"/>
          <w:color w:val="2D3846"/>
          <w:bdr w:val="none" w:sz="0" w:space="0" w:color="auto" w:frame="1"/>
          <w:shd w:val="clear" w:color="auto" w:fill="F9F9FA"/>
        </w:rPr>
        <w:t> in our example, but you are free to use any code editor.</w:t>
      </w:r>
    </w:p>
    <w:p w14:paraId="35A247A3" w14:textId="77777777" w:rsidR="00215BAE" w:rsidRDefault="00215BAE" w:rsidP="00215BAE">
      <w:pPr>
        <w:rPr>
          <w:noProof/>
        </w:rPr>
      </w:pPr>
    </w:p>
    <w:p w14:paraId="2DA2FC40" w14:textId="77777777" w:rsidR="00215BAE" w:rsidRDefault="00215BAE" w:rsidP="00215BAE">
      <w:r>
        <w:rPr>
          <w:noProof/>
        </w:rPr>
        <w:drawing>
          <wp:inline distT="0" distB="0" distL="0" distR="0" wp14:anchorId="7688ABB0" wp14:editId="742F65E3">
            <wp:extent cx="3683635" cy="138466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041" cy="1389326"/>
                    </a:xfrm>
                    <a:prstGeom prst="rect">
                      <a:avLst/>
                    </a:prstGeom>
                  </pic:spPr>
                </pic:pic>
              </a:graphicData>
            </a:graphic>
          </wp:inline>
        </w:drawing>
      </w:r>
    </w:p>
    <w:p w14:paraId="60B3FA64" w14:textId="77777777" w:rsidR="00215BAE" w:rsidRDefault="00215BAE" w:rsidP="00215BAE">
      <w:pPr>
        <w:rPr>
          <w:rStyle w:val="sl-description-text"/>
          <w:rFonts w:ascii="Fira Sans" w:hAnsi="Fira Sans"/>
          <w:color w:val="2D3846"/>
          <w:bdr w:val="none" w:sz="0" w:space="0" w:color="auto" w:frame="1"/>
          <w:shd w:val="clear" w:color="auto" w:fill="F9F9FA"/>
        </w:rPr>
      </w:pPr>
      <w:r>
        <w:rPr>
          <w:rStyle w:val="sl-description-text"/>
          <w:rFonts w:ascii="Fira Sans" w:hAnsi="Fira Sans"/>
          <w:color w:val="2D3846"/>
          <w:bdr w:val="none" w:sz="0" w:space="0" w:color="auto" w:frame="1"/>
          <w:shd w:val="clear" w:color="auto" w:fill="F9F9FA"/>
        </w:rPr>
        <w:t>The </w:t>
      </w:r>
      <w:r>
        <w:rPr>
          <w:rStyle w:val="sl-description-text"/>
          <w:rFonts w:ascii="inherit" w:hAnsi="inherit"/>
          <w:b/>
          <w:bCs/>
          <w:color w:val="2D3846"/>
          <w:bdr w:val="none" w:sz="0" w:space="0" w:color="auto" w:frame="1"/>
          <w:shd w:val="clear" w:color="auto" w:fill="F9F9FA"/>
        </w:rPr>
        <w:t>public</w:t>
      </w:r>
      <w:r>
        <w:rPr>
          <w:rStyle w:val="sl-description-text"/>
          <w:rFonts w:ascii="Fira Sans" w:hAnsi="Fira Sans"/>
          <w:color w:val="2D3846"/>
          <w:bdr w:val="none" w:sz="0" w:space="0" w:color="auto" w:frame="1"/>
          <w:shd w:val="clear" w:color="auto" w:fill="F9F9FA"/>
        </w:rPr>
        <w:t> folder contains files related to how the application will display on the client, the most important of those being </w:t>
      </w:r>
      <w:r>
        <w:rPr>
          <w:rStyle w:val="sl-description-text"/>
          <w:rFonts w:ascii="inherit" w:hAnsi="inherit"/>
          <w:b/>
          <w:bCs/>
          <w:color w:val="2D3846"/>
          <w:bdr w:val="none" w:sz="0" w:space="0" w:color="auto" w:frame="1"/>
          <w:shd w:val="clear" w:color="auto" w:fill="F9F9FA"/>
        </w:rPr>
        <w:t>index.html</w:t>
      </w:r>
      <w:r>
        <w:rPr>
          <w:rStyle w:val="sl-description-text"/>
          <w:rFonts w:ascii="Fira Sans" w:hAnsi="Fira Sans"/>
          <w:color w:val="2D3846"/>
          <w:bdr w:val="none" w:sz="0" w:space="0" w:color="auto" w:frame="1"/>
          <w:shd w:val="clear" w:color="auto" w:fill="F9F9FA"/>
        </w:rPr>
        <w:t>, which is the HTML template of our page:</w:t>
      </w:r>
    </w:p>
    <w:p w14:paraId="7399B1AE" w14:textId="77777777" w:rsidR="002C4B36" w:rsidRDefault="002C4B36" w:rsidP="00215BAE">
      <w:r>
        <w:rPr>
          <w:noProof/>
        </w:rPr>
        <w:drawing>
          <wp:inline distT="0" distB="0" distL="0" distR="0" wp14:anchorId="5964A57B" wp14:editId="052D4ECE">
            <wp:extent cx="2217927" cy="175042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9259" cy="1759366"/>
                    </a:xfrm>
                    <a:prstGeom prst="rect">
                      <a:avLst/>
                    </a:prstGeom>
                  </pic:spPr>
                </pic:pic>
              </a:graphicData>
            </a:graphic>
          </wp:inline>
        </w:drawing>
      </w:r>
    </w:p>
    <w:p w14:paraId="6A425ADE" w14:textId="77777777" w:rsidR="002C4B36" w:rsidRDefault="002C4B36" w:rsidP="00215BAE">
      <w:pPr>
        <w:rPr>
          <w:rStyle w:val="sl-description-text"/>
          <w:rFonts w:ascii="inherit" w:hAnsi="inherit"/>
          <w:b/>
          <w:bCs/>
          <w:color w:val="2D3846"/>
          <w:bdr w:val="none" w:sz="0" w:space="0" w:color="auto" w:frame="1"/>
          <w:shd w:val="clear" w:color="auto" w:fill="F9F9FA"/>
        </w:rPr>
      </w:pPr>
      <w:r>
        <w:rPr>
          <w:rStyle w:val="sl-description-text"/>
          <w:rFonts w:ascii="Fira Sans" w:hAnsi="Fira Sans"/>
          <w:color w:val="2D3846"/>
          <w:bdr w:val="none" w:sz="0" w:space="0" w:color="auto" w:frame="1"/>
          <w:shd w:val="clear" w:color="auto" w:fill="F9F9FA"/>
        </w:rPr>
        <w:t>The </w:t>
      </w:r>
      <w:proofErr w:type="spellStart"/>
      <w:r>
        <w:rPr>
          <w:rStyle w:val="sl-description-text"/>
          <w:rFonts w:ascii="inherit" w:hAnsi="inherit"/>
          <w:b/>
          <w:bCs/>
          <w:color w:val="2D3846"/>
          <w:bdr w:val="none" w:sz="0" w:space="0" w:color="auto" w:frame="1"/>
          <w:shd w:val="clear" w:color="auto" w:fill="F9F9FA"/>
        </w:rPr>
        <w:t>src</w:t>
      </w:r>
      <w:proofErr w:type="spellEnd"/>
      <w:r>
        <w:rPr>
          <w:rStyle w:val="sl-description-text"/>
          <w:rFonts w:ascii="Fira Sans" w:hAnsi="Fira Sans"/>
          <w:color w:val="2D3846"/>
          <w:bdr w:val="none" w:sz="0" w:space="0" w:color="auto" w:frame="1"/>
          <w:shd w:val="clear" w:color="auto" w:fill="F9F9FA"/>
        </w:rPr>
        <w:t> folder contains all of the JavaScript, CSS, and image files that will be compiled into a bundle file and injected into </w:t>
      </w:r>
      <w:r>
        <w:rPr>
          <w:rStyle w:val="sl-description-text"/>
          <w:rFonts w:ascii="inherit" w:hAnsi="inherit"/>
          <w:b/>
          <w:bCs/>
          <w:color w:val="2D3846"/>
          <w:bdr w:val="none" w:sz="0" w:space="0" w:color="auto" w:frame="1"/>
          <w:shd w:val="clear" w:color="auto" w:fill="F9F9FA"/>
        </w:rPr>
        <w:t>index.html</w:t>
      </w:r>
    </w:p>
    <w:p w14:paraId="0EA4DDD4" w14:textId="77777777" w:rsidR="002C4B36" w:rsidRDefault="002C4B36" w:rsidP="00215BAE">
      <w:r>
        <w:rPr>
          <w:noProof/>
        </w:rPr>
        <w:drawing>
          <wp:inline distT="0" distB="0" distL="0" distR="0" wp14:anchorId="3634F6A0" wp14:editId="28E61E09">
            <wp:extent cx="1774972" cy="163049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8526" cy="1670506"/>
                    </a:xfrm>
                    <a:prstGeom prst="rect">
                      <a:avLst/>
                    </a:prstGeom>
                  </pic:spPr>
                </pic:pic>
              </a:graphicData>
            </a:graphic>
          </wp:inline>
        </w:drawing>
      </w:r>
    </w:p>
    <w:p w14:paraId="65DEC60F" w14:textId="77777777" w:rsidR="002C4B36" w:rsidRDefault="002C4B36" w:rsidP="00215BAE">
      <w:pPr>
        <w:rPr>
          <w:rStyle w:val="sl-description-text"/>
          <w:rFonts w:ascii="Fira Sans" w:hAnsi="Fira Sans"/>
          <w:color w:val="2D3846"/>
          <w:bdr w:val="none" w:sz="0" w:space="0" w:color="auto" w:frame="1"/>
          <w:shd w:val="clear" w:color="auto" w:fill="F9F9FA"/>
        </w:rPr>
      </w:pPr>
      <w:r>
        <w:rPr>
          <w:rStyle w:val="sl-description-text"/>
          <w:rFonts w:ascii="Fira Sans" w:hAnsi="Fira Sans"/>
          <w:color w:val="2D3846"/>
          <w:bdr w:val="none" w:sz="0" w:space="0" w:color="auto" w:frame="1"/>
          <w:shd w:val="clear" w:color="auto" w:fill="F9F9FA"/>
        </w:rPr>
        <w:t>How is React compiled into a bundle file? It uses what is called a "file loader". In the case of Create React App, </w:t>
      </w:r>
      <w:proofErr w:type="spellStart"/>
      <w:r>
        <w:rPr>
          <w:rStyle w:val="sl-description-text"/>
          <w:rFonts w:ascii="inherit" w:hAnsi="inherit"/>
          <w:b/>
          <w:bCs/>
          <w:color w:val="2D3846"/>
          <w:bdr w:val="none" w:sz="0" w:space="0" w:color="auto" w:frame="1"/>
          <w:shd w:val="clear" w:color="auto" w:fill="F9F9FA"/>
        </w:rPr>
        <w:t>Webpack</w:t>
      </w:r>
      <w:proofErr w:type="spellEnd"/>
      <w:r>
        <w:rPr>
          <w:rStyle w:val="sl-description-text"/>
          <w:rFonts w:ascii="Fira Sans" w:hAnsi="Fira Sans"/>
          <w:color w:val="2D3846"/>
          <w:bdr w:val="none" w:sz="0" w:space="0" w:color="auto" w:frame="1"/>
          <w:shd w:val="clear" w:color="auto" w:fill="F9F9FA"/>
        </w:rPr>
        <w:t> is used.</w:t>
      </w:r>
      <w:r>
        <w:rPr>
          <w:rFonts w:ascii="Fira Sans" w:hAnsi="Fira Sans"/>
          <w:color w:val="2D3846"/>
        </w:rPr>
        <w:br/>
      </w:r>
      <w:proofErr w:type="spellStart"/>
      <w:r>
        <w:rPr>
          <w:rStyle w:val="sl-description-text"/>
          <w:rFonts w:ascii="Fira Sans" w:hAnsi="Fira Sans"/>
          <w:color w:val="2D3846"/>
          <w:bdr w:val="none" w:sz="0" w:space="0" w:color="auto" w:frame="1"/>
          <w:shd w:val="clear" w:color="auto" w:fill="F9F9FA"/>
        </w:rPr>
        <w:t>Webpack</w:t>
      </w:r>
      <w:proofErr w:type="spellEnd"/>
      <w:r>
        <w:rPr>
          <w:rStyle w:val="sl-description-text"/>
          <w:rFonts w:ascii="Fira Sans" w:hAnsi="Fira Sans"/>
          <w:color w:val="2D3846"/>
          <w:bdr w:val="none" w:sz="0" w:space="0" w:color="auto" w:frame="1"/>
          <w:shd w:val="clear" w:color="auto" w:fill="F9F9FA"/>
        </w:rPr>
        <w:t xml:space="preserve"> creates a "bundle" file containing the content of multiple files that need to be "bundled" together and it is all added together into a single file. Instead of making the HTML file go and find multiple files, which can slow down load times tremendously, it only has to find one file.</w:t>
      </w:r>
    </w:p>
    <w:p w14:paraId="2E61288F" w14:textId="77777777" w:rsidR="002C4B36" w:rsidRDefault="002C4B36" w:rsidP="00215BAE">
      <w:r>
        <w:rPr>
          <w:noProof/>
        </w:rPr>
        <w:lastRenderedPageBreak/>
        <w:drawing>
          <wp:inline distT="0" distB="0" distL="0" distR="0" wp14:anchorId="1F1B04CE" wp14:editId="6A941BE4">
            <wp:extent cx="403860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600" cy="571500"/>
                    </a:xfrm>
                    <a:prstGeom prst="rect">
                      <a:avLst/>
                    </a:prstGeom>
                  </pic:spPr>
                </pic:pic>
              </a:graphicData>
            </a:graphic>
          </wp:inline>
        </w:drawing>
      </w:r>
    </w:p>
    <w:p w14:paraId="605DBA22" w14:textId="77777777" w:rsidR="002C4B36" w:rsidRDefault="002C4B36" w:rsidP="002C4B36">
      <w:pPr>
        <w:spacing w:after="0" w:line="240" w:lineRule="auto"/>
        <w:rPr>
          <w:rFonts w:ascii="inherit" w:eastAsia="Times New Roman" w:hAnsi="inherit" w:cs="Times New Roman"/>
          <w:sz w:val="24"/>
          <w:szCs w:val="24"/>
          <w:bdr w:val="none" w:sz="0" w:space="0" w:color="auto" w:frame="1"/>
        </w:rPr>
      </w:pPr>
      <w:r w:rsidRPr="002C4B36">
        <w:rPr>
          <w:rFonts w:ascii="inherit" w:eastAsia="Times New Roman" w:hAnsi="inherit" w:cs="Times New Roman"/>
          <w:sz w:val="24"/>
          <w:szCs w:val="24"/>
          <w:bdr w:val="none" w:sz="0" w:space="0" w:color="auto" w:frame="1"/>
        </w:rPr>
        <w:t>While there are other files in the </w:t>
      </w:r>
      <w:proofErr w:type="spellStart"/>
      <w:r w:rsidRPr="002C4B36">
        <w:rPr>
          <w:rFonts w:ascii="inherit" w:eastAsia="Times New Roman" w:hAnsi="inherit" w:cs="Times New Roman"/>
          <w:b/>
          <w:bCs/>
          <w:sz w:val="24"/>
          <w:szCs w:val="24"/>
          <w:bdr w:val="none" w:sz="0" w:space="0" w:color="auto" w:frame="1"/>
        </w:rPr>
        <w:t>src</w:t>
      </w:r>
      <w:proofErr w:type="spellEnd"/>
      <w:r w:rsidRPr="002C4B36">
        <w:rPr>
          <w:rFonts w:ascii="inherit" w:eastAsia="Times New Roman" w:hAnsi="inherit" w:cs="Times New Roman"/>
          <w:b/>
          <w:bCs/>
          <w:sz w:val="24"/>
          <w:szCs w:val="24"/>
          <w:bdr w:val="none" w:sz="0" w:space="0" w:color="auto" w:frame="1"/>
        </w:rPr>
        <w:t> </w:t>
      </w:r>
      <w:r w:rsidRPr="002C4B36">
        <w:rPr>
          <w:rFonts w:ascii="inherit" w:eastAsia="Times New Roman" w:hAnsi="inherit" w:cs="Times New Roman"/>
          <w:sz w:val="24"/>
          <w:szCs w:val="24"/>
          <w:bdr w:val="none" w:sz="0" w:space="0" w:color="auto" w:frame="1"/>
        </w:rPr>
        <w:t>folder that come with </w:t>
      </w:r>
      <w:r w:rsidRPr="002C4B36">
        <w:rPr>
          <w:rFonts w:ascii="inherit" w:eastAsia="Times New Roman" w:hAnsi="inherit" w:cs="Times New Roman"/>
          <w:b/>
          <w:bCs/>
          <w:sz w:val="24"/>
          <w:szCs w:val="24"/>
          <w:bdr w:val="none" w:sz="0" w:space="0" w:color="auto" w:frame="1"/>
        </w:rPr>
        <w:t>Create React App</w:t>
      </w:r>
      <w:r w:rsidRPr="002C4B36">
        <w:rPr>
          <w:rFonts w:ascii="inherit" w:eastAsia="Times New Roman" w:hAnsi="inherit" w:cs="Times New Roman"/>
          <w:sz w:val="24"/>
          <w:szCs w:val="24"/>
          <w:bdr w:val="none" w:sz="0" w:space="0" w:color="auto" w:frame="1"/>
        </w:rPr>
        <w:t> when it is generated, the two files below are the only critical files:</w:t>
      </w:r>
      <w:r w:rsidRPr="002C4B36">
        <w:rPr>
          <w:rFonts w:ascii="Times New Roman" w:eastAsia="Times New Roman" w:hAnsi="Times New Roman" w:cs="Times New Roman"/>
          <w:sz w:val="24"/>
          <w:szCs w:val="24"/>
        </w:rPr>
        <w:br/>
      </w:r>
      <w:r w:rsidRPr="002C4B36">
        <w:rPr>
          <w:rFonts w:ascii="inherit" w:eastAsia="Times New Roman" w:hAnsi="inherit" w:cs="Times New Roman"/>
          <w:sz w:val="24"/>
          <w:szCs w:val="24"/>
          <w:bdr w:val="none" w:sz="0" w:space="0" w:color="auto" w:frame="1"/>
        </w:rPr>
        <w:t>• </w:t>
      </w:r>
      <w:r w:rsidRPr="002C4B36">
        <w:rPr>
          <w:rFonts w:ascii="inherit" w:eastAsia="Times New Roman" w:hAnsi="inherit" w:cs="Times New Roman"/>
          <w:b/>
          <w:bCs/>
          <w:sz w:val="24"/>
          <w:szCs w:val="24"/>
          <w:bdr w:val="none" w:sz="0" w:space="0" w:color="auto" w:frame="1"/>
        </w:rPr>
        <w:t>index.js</w:t>
      </w:r>
      <w:r w:rsidRPr="002C4B36">
        <w:rPr>
          <w:rFonts w:ascii="inherit" w:eastAsia="Times New Roman" w:hAnsi="inherit" w:cs="Times New Roman"/>
          <w:sz w:val="24"/>
          <w:szCs w:val="24"/>
          <w:bdr w:val="none" w:sz="0" w:space="0" w:color="auto" w:frame="1"/>
        </w:rPr>
        <w:t>: This file is the entry point into our application. In our code, a method called </w:t>
      </w:r>
      <w:proofErr w:type="spellStart"/>
      <w:proofErr w:type="gramStart"/>
      <w:r w:rsidRPr="002C4B36">
        <w:rPr>
          <w:rFonts w:ascii="inherit" w:eastAsia="Times New Roman" w:hAnsi="inherit" w:cs="Times New Roman"/>
          <w:b/>
          <w:bCs/>
          <w:sz w:val="24"/>
          <w:szCs w:val="24"/>
          <w:bdr w:val="none" w:sz="0" w:space="0" w:color="auto" w:frame="1"/>
        </w:rPr>
        <w:t>ReactDOM.render</w:t>
      </w:r>
      <w:proofErr w:type="spellEnd"/>
      <w:r w:rsidRPr="002C4B36">
        <w:rPr>
          <w:rFonts w:ascii="inherit" w:eastAsia="Times New Roman" w:hAnsi="inherit" w:cs="Times New Roman"/>
          <w:b/>
          <w:bCs/>
          <w:sz w:val="24"/>
          <w:szCs w:val="24"/>
          <w:bdr w:val="none" w:sz="0" w:space="0" w:color="auto" w:frame="1"/>
        </w:rPr>
        <w:t>(</w:t>
      </w:r>
      <w:proofErr w:type="gramEnd"/>
      <w:r w:rsidRPr="002C4B36">
        <w:rPr>
          <w:rFonts w:ascii="inherit" w:eastAsia="Times New Roman" w:hAnsi="inherit" w:cs="Times New Roman"/>
          <w:b/>
          <w:bCs/>
          <w:sz w:val="24"/>
          <w:szCs w:val="24"/>
          <w:bdr w:val="none" w:sz="0" w:space="0" w:color="auto" w:frame="1"/>
        </w:rPr>
        <w:t>)</w:t>
      </w:r>
      <w:r w:rsidRPr="002C4B36">
        <w:rPr>
          <w:rFonts w:ascii="inherit" w:eastAsia="Times New Roman" w:hAnsi="inherit" w:cs="Times New Roman"/>
          <w:sz w:val="24"/>
          <w:szCs w:val="24"/>
          <w:bdr w:val="none" w:sz="0" w:space="0" w:color="auto" w:frame="1"/>
        </w:rPr>
        <w:t> is used to find an element with</w:t>
      </w:r>
      <w:r w:rsidRPr="002C4B36">
        <w:rPr>
          <w:rFonts w:ascii="inherit" w:eastAsia="Times New Roman" w:hAnsi="inherit" w:cs="Times New Roman"/>
          <w:b/>
          <w:bCs/>
          <w:sz w:val="24"/>
          <w:szCs w:val="24"/>
          <w:bdr w:val="none" w:sz="0" w:space="0" w:color="auto" w:frame="1"/>
        </w:rPr>
        <w:t> id="root"</w:t>
      </w:r>
      <w:r w:rsidRPr="002C4B36">
        <w:rPr>
          <w:rFonts w:ascii="inherit" w:eastAsia="Times New Roman" w:hAnsi="inherit" w:cs="Times New Roman"/>
          <w:sz w:val="24"/>
          <w:szCs w:val="24"/>
          <w:bdr w:val="none" w:sz="0" w:space="0" w:color="auto" w:frame="1"/>
        </w:rPr>
        <w:t> in the HTML and add our React application inside of that element (similar to the previous lesson).</w:t>
      </w:r>
      <w:r w:rsidRPr="002C4B36">
        <w:rPr>
          <w:rFonts w:ascii="Times New Roman" w:eastAsia="Times New Roman" w:hAnsi="Times New Roman" w:cs="Times New Roman"/>
          <w:sz w:val="24"/>
          <w:szCs w:val="24"/>
        </w:rPr>
        <w:br/>
      </w:r>
      <w:r w:rsidRPr="002C4B36">
        <w:rPr>
          <w:rFonts w:ascii="inherit" w:eastAsia="Times New Roman" w:hAnsi="inherit" w:cs="Times New Roman"/>
          <w:sz w:val="24"/>
          <w:szCs w:val="24"/>
          <w:bdr w:val="none" w:sz="0" w:space="0" w:color="auto" w:frame="1"/>
        </w:rPr>
        <w:t>• </w:t>
      </w:r>
      <w:r w:rsidRPr="002C4B36">
        <w:rPr>
          <w:rFonts w:ascii="inherit" w:eastAsia="Times New Roman" w:hAnsi="inherit" w:cs="Times New Roman"/>
          <w:b/>
          <w:bCs/>
          <w:sz w:val="24"/>
          <w:szCs w:val="24"/>
          <w:bdr w:val="none" w:sz="0" w:space="0" w:color="auto" w:frame="1"/>
        </w:rPr>
        <w:t>App.js</w:t>
      </w:r>
      <w:r w:rsidRPr="002C4B36">
        <w:rPr>
          <w:rFonts w:ascii="inherit" w:eastAsia="Times New Roman" w:hAnsi="inherit" w:cs="Times New Roman"/>
          <w:sz w:val="24"/>
          <w:szCs w:val="24"/>
          <w:bdr w:val="none" w:sz="0" w:space="0" w:color="auto" w:frame="1"/>
        </w:rPr>
        <w:t>: This file is the main </w:t>
      </w:r>
      <w:r w:rsidRPr="002C4B36">
        <w:rPr>
          <w:rFonts w:ascii="inherit" w:eastAsia="Times New Roman" w:hAnsi="inherit" w:cs="Times New Roman"/>
          <w:b/>
          <w:bCs/>
          <w:sz w:val="24"/>
          <w:szCs w:val="24"/>
          <w:bdr w:val="none" w:sz="0" w:space="0" w:color="auto" w:frame="1"/>
        </w:rPr>
        <w:t>component</w:t>
      </w:r>
      <w:r w:rsidRPr="002C4B36">
        <w:rPr>
          <w:rFonts w:ascii="inherit" w:eastAsia="Times New Roman" w:hAnsi="inherit" w:cs="Times New Roman"/>
          <w:sz w:val="24"/>
          <w:szCs w:val="24"/>
          <w:bdr w:val="none" w:sz="0" w:space="0" w:color="auto" w:frame="1"/>
        </w:rPr>
        <w:t xml:space="preserve"> that will be rendered to the DOM, which currently includes the React logo image and the default </w:t>
      </w:r>
      <w:proofErr w:type="gramStart"/>
      <w:r w:rsidRPr="002C4B36">
        <w:rPr>
          <w:rFonts w:ascii="inherit" w:eastAsia="Times New Roman" w:hAnsi="inherit" w:cs="Times New Roman"/>
          <w:sz w:val="24"/>
          <w:szCs w:val="24"/>
          <w:bdr w:val="none" w:sz="0" w:space="0" w:color="auto" w:frame="1"/>
        </w:rPr>
        <w:t>text, that</w:t>
      </w:r>
      <w:proofErr w:type="gramEnd"/>
      <w:r w:rsidRPr="002C4B36">
        <w:rPr>
          <w:rFonts w:ascii="inherit" w:eastAsia="Times New Roman" w:hAnsi="inherit" w:cs="Times New Roman"/>
          <w:sz w:val="24"/>
          <w:szCs w:val="24"/>
          <w:bdr w:val="none" w:sz="0" w:space="0" w:color="auto" w:frame="1"/>
        </w:rPr>
        <w:t xml:space="preserve"> we see in the output.</w:t>
      </w:r>
    </w:p>
    <w:p w14:paraId="06BA8F6F" w14:textId="77777777" w:rsidR="002C4B36" w:rsidRDefault="002C4B36" w:rsidP="002C4B36">
      <w:pPr>
        <w:spacing w:after="0" w:line="240" w:lineRule="auto"/>
        <w:rPr>
          <w:rFonts w:ascii="inherit" w:eastAsia="Times New Roman" w:hAnsi="inherit" w:cs="Times New Roman"/>
          <w:sz w:val="24"/>
          <w:szCs w:val="24"/>
          <w:bdr w:val="none" w:sz="0" w:space="0" w:color="auto" w:frame="1"/>
        </w:rPr>
      </w:pPr>
    </w:p>
    <w:p w14:paraId="3E1D4A13" w14:textId="77777777" w:rsidR="002C4B36" w:rsidRDefault="002C4B36" w:rsidP="002C4B36">
      <w:pPr>
        <w:pStyle w:val="Heading1"/>
        <w:shd w:val="clear" w:color="auto" w:fill="F9F9FA"/>
        <w:spacing w:before="0" w:line="563" w:lineRule="atLeast"/>
        <w:textAlignment w:val="baseline"/>
        <w:rPr>
          <w:rFonts w:ascii="Fira Sans" w:hAnsi="Fira Sans"/>
          <w:color w:val="2D3846"/>
          <w:sz w:val="38"/>
          <w:szCs w:val="38"/>
        </w:rPr>
      </w:pPr>
      <w:r>
        <w:rPr>
          <w:rStyle w:val="sl-description-text"/>
          <w:rFonts w:ascii="inherit" w:hAnsi="inherit"/>
          <w:color w:val="2D3846"/>
          <w:sz w:val="38"/>
          <w:szCs w:val="38"/>
          <w:bdr w:val="none" w:sz="0" w:space="0" w:color="auto" w:frame="1"/>
        </w:rPr>
        <w:t>Changing the Output</w:t>
      </w:r>
    </w:p>
    <w:p w14:paraId="04AF8FF3" w14:textId="77777777" w:rsidR="002C4B36" w:rsidRPr="002C4B36" w:rsidRDefault="002C4B36" w:rsidP="002C4B36">
      <w:pPr>
        <w:spacing w:after="0" w:line="240" w:lineRule="auto"/>
        <w:rPr>
          <w:rFonts w:ascii="Times New Roman" w:eastAsia="Times New Roman" w:hAnsi="Times New Roman" w:cs="Times New Roman"/>
          <w:sz w:val="24"/>
          <w:szCs w:val="24"/>
        </w:rPr>
      </w:pPr>
      <w:r>
        <w:rPr>
          <w:rFonts w:ascii="Fira Sans" w:hAnsi="Fira Sans"/>
          <w:color w:val="2D3846"/>
        </w:rPr>
        <w:br/>
      </w:r>
      <w:r>
        <w:rPr>
          <w:rStyle w:val="sl-description-text"/>
          <w:rFonts w:ascii="Fira Sans" w:hAnsi="Fira Sans"/>
          <w:color w:val="2D3846"/>
          <w:bdr w:val="none" w:sz="0" w:space="0" w:color="auto" w:frame="1"/>
          <w:shd w:val="clear" w:color="auto" w:fill="F9F9FA"/>
        </w:rPr>
        <w:t>Now, when we know how to create and run a React project, let's change the default output to a simple Hello message.</w:t>
      </w:r>
      <w:r>
        <w:rPr>
          <w:rFonts w:ascii="Fira Sans" w:hAnsi="Fira Sans"/>
          <w:color w:val="2D3846"/>
        </w:rPr>
        <w:br/>
      </w:r>
      <w:r>
        <w:rPr>
          <w:rStyle w:val="sl-description-text"/>
          <w:rFonts w:ascii="Fira Sans" w:hAnsi="Fira Sans"/>
          <w:color w:val="2D3846"/>
          <w:bdr w:val="none" w:sz="0" w:space="0" w:color="auto" w:frame="1"/>
          <w:shd w:val="clear" w:color="auto" w:fill="F9F9FA"/>
        </w:rPr>
        <w:t>To do that, we need to open </w:t>
      </w:r>
      <w:proofErr w:type="spellStart"/>
      <w:r>
        <w:rPr>
          <w:rStyle w:val="sl-description-text"/>
          <w:rFonts w:ascii="inherit" w:hAnsi="inherit"/>
          <w:b/>
          <w:bCs/>
          <w:color w:val="2D3846"/>
          <w:bdr w:val="none" w:sz="0" w:space="0" w:color="auto" w:frame="1"/>
          <w:shd w:val="clear" w:color="auto" w:fill="F9F9FA"/>
        </w:rPr>
        <w:t>src</w:t>
      </w:r>
      <w:proofErr w:type="spellEnd"/>
      <w:r>
        <w:rPr>
          <w:rStyle w:val="sl-description-text"/>
          <w:rFonts w:ascii="inherit" w:hAnsi="inherit"/>
          <w:b/>
          <w:bCs/>
          <w:color w:val="2D3846"/>
          <w:bdr w:val="none" w:sz="0" w:space="0" w:color="auto" w:frame="1"/>
          <w:shd w:val="clear" w:color="auto" w:fill="F9F9FA"/>
        </w:rPr>
        <w:t>/index.js</w:t>
      </w:r>
      <w:r>
        <w:rPr>
          <w:rStyle w:val="sl-description-text"/>
          <w:rFonts w:ascii="Fira Sans" w:hAnsi="Fira Sans"/>
          <w:color w:val="2D3846"/>
          <w:bdr w:val="none" w:sz="0" w:space="0" w:color="auto" w:frame="1"/>
          <w:shd w:val="clear" w:color="auto" w:fill="F9F9FA"/>
        </w:rPr>
        <w:t> and change the code to the following:</w:t>
      </w:r>
    </w:p>
    <w:p w14:paraId="5E3216F8" w14:textId="77777777" w:rsidR="002C4B36" w:rsidRDefault="002C4B36" w:rsidP="00215BAE">
      <w:pPr>
        <w:rPr>
          <w:noProof/>
        </w:rPr>
      </w:pPr>
    </w:p>
    <w:p w14:paraId="42A8230D" w14:textId="77777777" w:rsidR="002C4B36" w:rsidRDefault="002C4B36" w:rsidP="00215BAE">
      <w:r>
        <w:rPr>
          <w:noProof/>
        </w:rPr>
        <w:drawing>
          <wp:inline distT="0" distB="0" distL="0" distR="0" wp14:anchorId="4EFED77D" wp14:editId="219DB233">
            <wp:extent cx="403860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600" cy="828675"/>
                    </a:xfrm>
                    <a:prstGeom prst="rect">
                      <a:avLst/>
                    </a:prstGeom>
                  </pic:spPr>
                </pic:pic>
              </a:graphicData>
            </a:graphic>
          </wp:inline>
        </w:drawing>
      </w:r>
    </w:p>
    <w:p w14:paraId="47558655" w14:textId="77777777" w:rsidR="002C4B36" w:rsidRDefault="002C4B36" w:rsidP="00215BAE">
      <w:r>
        <w:rPr>
          <w:noProof/>
        </w:rPr>
        <w:drawing>
          <wp:inline distT="0" distB="0" distL="0" distR="0" wp14:anchorId="39CA158F" wp14:editId="18A9F049">
            <wp:extent cx="403860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8600" cy="571500"/>
                    </a:xfrm>
                    <a:prstGeom prst="rect">
                      <a:avLst/>
                    </a:prstGeom>
                  </pic:spPr>
                </pic:pic>
              </a:graphicData>
            </a:graphic>
          </wp:inline>
        </w:drawing>
      </w:r>
    </w:p>
    <w:p w14:paraId="370F5833" w14:textId="743C69AB" w:rsidR="00F03F3B" w:rsidRPr="00280F48" w:rsidRDefault="00280F48" w:rsidP="00280F48">
      <w:pPr>
        <w:pStyle w:val="Heading1"/>
        <w:rPr>
          <w:rPrChange w:id="10" w:author="Admin" w:date="2021-05-03T07:37:00Z">
            <w:rPr>
              <w:rFonts w:ascii="Fira Sans" w:hAnsi="Fira Sans"/>
              <w:color w:val="2D3846"/>
              <w:sz w:val="38"/>
            </w:rPr>
          </w:rPrChange>
        </w:rPr>
        <w:pPrChange w:id="11" w:author="Admin" w:date="2021-05-03T07:37:00Z">
          <w:pPr>
            <w:pStyle w:val="Heading1"/>
            <w:shd w:val="clear" w:color="auto" w:fill="F9F9FA"/>
            <w:spacing w:before="0" w:line="563" w:lineRule="atLeast"/>
            <w:textAlignment w:val="baseline"/>
          </w:pPr>
        </w:pPrChange>
      </w:pPr>
      <w:ins w:id="12" w:author="Admin" w:date="2021-05-03T07:37:00Z">
        <w:r>
          <w:rPr>
            <w:rStyle w:val="sl-description-text"/>
          </w:rPr>
          <w:t xml:space="preserve">4. </w:t>
        </w:r>
      </w:ins>
      <w:r w:rsidR="00F03F3B" w:rsidRPr="00280F48">
        <w:rPr>
          <w:rStyle w:val="sl-description-text"/>
          <w:rPrChange w:id="13" w:author="Admin" w:date="2021-05-03T07:37:00Z">
            <w:rPr>
              <w:rStyle w:val="sl-description-text"/>
              <w:rFonts w:ascii="inherit" w:hAnsi="inherit"/>
              <w:color w:val="2D3846"/>
              <w:sz w:val="38"/>
              <w:bdr w:val="none" w:sz="0" w:space="0" w:color="auto" w:frame="1"/>
            </w:rPr>
          </w:rPrChange>
        </w:rPr>
        <w:t>Course Project</w:t>
      </w:r>
    </w:p>
    <w:p w14:paraId="62B776E4" w14:textId="77777777" w:rsidR="002C4B36" w:rsidRDefault="00F03F3B" w:rsidP="00F03F3B">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Throughout this course, we'll help you practice and create your own </w:t>
      </w:r>
      <w:r>
        <w:rPr>
          <w:rStyle w:val="sl-description-text"/>
          <w:rFonts w:ascii="inherit" w:hAnsi="inherit"/>
          <w:b/>
          <w:bCs/>
          <w:color w:val="2D3846"/>
          <w:bdr w:val="none" w:sz="0" w:space="0" w:color="auto" w:frame="1"/>
          <w:shd w:val="clear" w:color="auto" w:fill="F9F9FA"/>
        </w:rPr>
        <w:t>Contact Manager</w:t>
      </w:r>
      <w:r>
        <w:rPr>
          <w:rStyle w:val="sl-description-text"/>
          <w:rFonts w:ascii="Fira Sans" w:hAnsi="Fira Sans"/>
          <w:color w:val="2D3846"/>
          <w:bdr w:val="none" w:sz="0" w:space="0" w:color="auto" w:frame="1"/>
          <w:shd w:val="clear" w:color="auto" w:fill="F9F9FA"/>
        </w:rPr>
        <w:t> app using React, so you'll retain what you've learned and be able to put it to use.</w:t>
      </w:r>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Our Contact Manager will allow to view the list of contacts and add new ones to the list.</w:t>
      </w:r>
    </w:p>
    <w:p w14:paraId="3358E4EB" w14:textId="77777777" w:rsidR="000F18A7" w:rsidRDefault="00F03F3B" w:rsidP="00215BAE">
      <w:r>
        <w:rPr>
          <w:noProof/>
        </w:rPr>
        <w:drawing>
          <wp:inline distT="0" distB="0" distL="0" distR="0" wp14:anchorId="4A73D21F" wp14:editId="5850D28A">
            <wp:extent cx="3095740" cy="239014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3377" cy="2465523"/>
                    </a:xfrm>
                    <a:prstGeom prst="rect">
                      <a:avLst/>
                    </a:prstGeom>
                  </pic:spPr>
                </pic:pic>
              </a:graphicData>
            </a:graphic>
          </wp:inline>
        </w:drawing>
      </w:r>
    </w:p>
    <w:p w14:paraId="7452C7E9" w14:textId="77777777" w:rsidR="00F03F3B" w:rsidRDefault="00F03F3B" w:rsidP="00215BAE"/>
    <w:p w14:paraId="4183E596" w14:textId="58E90195" w:rsidR="00280F48" w:rsidRDefault="00280F48" w:rsidP="00F30A11">
      <w:pPr>
        <w:pStyle w:val="Heading1"/>
        <w:spacing w:before="0" w:line="563" w:lineRule="atLeast"/>
        <w:textAlignment w:val="baseline"/>
        <w:rPr>
          <w:moveTo w:id="14" w:author="Admin" w:date="2021-05-03T07:37:00Z"/>
          <w:rFonts w:ascii="inherit" w:hAnsi="inherit"/>
          <w:color w:val="2D3846"/>
          <w:rPrChange w:id="15" w:author="Admin" w:date="2021-05-03T07:37:00Z">
            <w:rPr>
              <w:moveTo w:id="16" w:author="Admin" w:date="2021-05-03T07:37:00Z"/>
              <w:rStyle w:val="sl-description-text"/>
            </w:rPr>
          </w:rPrChange>
        </w:rPr>
        <w:pPrChange w:id="17" w:author="Admin" w:date="2021-05-03T07:37:00Z">
          <w:pPr>
            <w:pStyle w:val="Heading1"/>
          </w:pPr>
        </w:pPrChange>
      </w:pPr>
      <w:ins w:id="18" w:author="Admin" w:date="2021-05-03T07:37:00Z">
        <w:r>
          <w:rPr>
            <w:rStyle w:val="sl-description-text"/>
          </w:rPr>
          <w:lastRenderedPageBreak/>
          <w:t xml:space="preserve">5. </w:t>
        </w:r>
      </w:ins>
      <w:moveToRangeStart w:id="19" w:author="Admin" w:date="2021-05-03T07:37:00Z" w:name="move70919866"/>
      <w:moveTo w:id="20" w:author="Admin" w:date="2021-05-03T07:37:00Z">
        <w:r>
          <w:rPr>
            <w:rStyle w:val="sl-description-text"/>
            <w:rFonts w:ascii="inherit" w:hAnsi="inherit"/>
            <w:color w:val="2D3846"/>
            <w:sz w:val="38"/>
            <w:bdr w:val="none" w:sz="0" w:space="0" w:color="auto" w:frame="1"/>
            <w:rPrChange w:id="21" w:author="Admin" w:date="2021-05-03T07:37:00Z">
              <w:rPr>
                <w:rStyle w:val="sl-description-text"/>
              </w:rPr>
            </w:rPrChange>
          </w:rPr>
          <w:t>JSX</w:t>
        </w:r>
      </w:moveTo>
    </w:p>
    <w:moveToRangeEnd w:id="19"/>
    <w:p w14:paraId="0EEFA3D6" w14:textId="77777777" w:rsidR="00F03F3B" w:rsidRDefault="00F03F3B" w:rsidP="00F03F3B">
      <w:pPr>
        <w:pStyle w:val="Heading1"/>
        <w:spacing w:before="0" w:line="563" w:lineRule="atLeast"/>
        <w:textAlignment w:val="baseline"/>
        <w:rPr>
          <w:del w:id="22" w:author="Admin" w:date="2021-05-03T07:37:00Z"/>
          <w:rFonts w:ascii="inherit" w:hAnsi="inherit"/>
          <w:b/>
          <w:bCs/>
          <w:color w:val="2D3846"/>
          <w:sz w:val="38"/>
          <w:szCs w:val="38"/>
        </w:rPr>
      </w:pPr>
      <w:r w:rsidRPr="00280F48">
        <w:rPr>
          <w:rStyle w:val="sl-description-text"/>
          <w:rFonts w:ascii="inherit" w:hAnsi="inherit"/>
          <w:color w:val="2D3846"/>
          <w:sz w:val="30"/>
          <w:bdr w:val="none" w:sz="0" w:space="0" w:color="auto" w:frame="1"/>
          <w:rPrChange w:id="23" w:author="Admin" w:date="2021-05-03T07:37:00Z">
            <w:rPr>
              <w:rStyle w:val="sl-description-text"/>
              <w:rFonts w:ascii="inherit" w:hAnsi="inherit"/>
              <w:color w:val="2D3846"/>
              <w:sz w:val="38"/>
              <w:bdr w:val="none" w:sz="0" w:space="0" w:color="auto" w:frame="1"/>
            </w:rPr>
          </w:rPrChange>
        </w:rPr>
        <w:t>What is JSX?</w:t>
      </w:r>
    </w:p>
    <w:p w14:paraId="1B7EB989" w14:textId="1A6D0836" w:rsidR="00280F48" w:rsidRPr="00280F48" w:rsidRDefault="00F03F3B" w:rsidP="00280F48">
      <w:pPr>
        <w:pStyle w:val="Heading1"/>
        <w:spacing w:before="0" w:after="240" w:line="240" w:lineRule="auto"/>
        <w:textAlignment w:val="baseline"/>
        <w:rPr>
          <w:rFonts w:ascii="inherit" w:hAnsi="inherit"/>
          <w:color w:val="2D3846"/>
          <w:sz w:val="24"/>
          <w:bdr w:val="none" w:sz="0" w:space="0" w:color="auto" w:frame="1"/>
          <w:rPrChange w:id="24" w:author="Admin" w:date="2021-05-03T07:37:00Z">
            <w:rPr>
              <w:rFonts w:ascii="inherit" w:hAnsi="inherit"/>
              <w:color w:val="2D3846"/>
              <w:sz w:val="24"/>
            </w:rPr>
          </w:rPrChange>
        </w:rPr>
        <w:pPrChange w:id="25" w:author="Admin" w:date="2021-05-03T07:37:00Z">
          <w:pPr>
            <w:textAlignment w:val="baseline"/>
          </w:pPr>
        </w:pPrChange>
      </w:pPr>
      <w:del w:id="26" w:author="Admin" w:date="2021-05-03T07:37:00Z">
        <w:r>
          <w:rPr>
            <w:rFonts w:ascii="inherit" w:hAnsi="inherit"/>
            <w:color w:val="2D3846"/>
          </w:rPr>
          <w:br/>
        </w:r>
        <w:r>
          <w:rPr>
            <w:rFonts w:ascii="inherit" w:hAnsi="inherit"/>
            <w:color w:val="2D3846"/>
          </w:rPr>
          <w:br/>
        </w:r>
      </w:del>
      <w:ins w:id="27" w:author="Admin" w:date="2021-05-03T07:37:00Z">
        <w:r w:rsidR="00280F48">
          <w:rPr>
            <w:rFonts w:ascii="inherit" w:hAnsi="inherit"/>
            <w:color w:val="2D3846"/>
          </w:rPr>
          <w:tab/>
        </w:r>
        <w:r w:rsidR="00280F48">
          <w:rPr>
            <w:rFonts w:ascii="inherit" w:hAnsi="inherit"/>
            <w:color w:val="2D3846"/>
          </w:rPr>
          <w:tab/>
        </w:r>
        <w:r w:rsidR="00280F48">
          <w:rPr>
            <w:rFonts w:ascii="inherit" w:hAnsi="inherit"/>
            <w:color w:val="2D3846"/>
          </w:rPr>
          <w:tab/>
        </w:r>
        <w:r w:rsidR="00280F48">
          <w:rPr>
            <w:rFonts w:ascii="inherit" w:hAnsi="inherit"/>
            <w:color w:val="2D3846"/>
          </w:rPr>
          <w:tab/>
        </w:r>
        <w:r w:rsidR="00280F48">
          <w:rPr>
            <w:rFonts w:ascii="inherit" w:hAnsi="inherit"/>
            <w:color w:val="2D3846"/>
          </w:rPr>
          <w:tab/>
        </w:r>
        <w:r w:rsidR="00280F48">
          <w:rPr>
            <w:rFonts w:ascii="inherit" w:hAnsi="inherit"/>
            <w:color w:val="2D3846"/>
          </w:rPr>
          <w:tab/>
        </w:r>
        <w:r w:rsidR="00280F48">
          <w:rPr>
            <w:rFonts w:ascii="inherit" w:hAnsi="inherit"/>
            <w:color w:val="2D3846"/>
          </w:rPr>
          <w:tab/>
        </w:r>
        <w:r w:rsidR="00280F48">
          <w:rPr>
            <w:rFonts w:ascii="inherit" w:hAnsi="inherit"/>
            <w:color w:val="2D3846"/>
          </w:rPr>
          <w:tab/>
        </w:r>
        <w:r w:rsidR="00280F48">
          <w:rPr>
            <w:rFonts w:ascii="inherit" w:hAnsi="inherit"/>
            <w:color w:val="2D3846"/>
          </w:rPr>
          <w:tab/>
        </w:r>
        <w:r w:rsidR="00280F48">
          <w:rPr>
            <w:rFonts w:ascii="inherit" w:hAnsi="inherit"/>
            <w:color w:val="2D3846"/>
          </w:rPr>
          <w:tab/>
        </w:r>
        <w:r w:rsidR="00280F48">
          <w:rPr>
            <w:rFonts w:ascii="inherit" w:hAnsi="inherit"/>
            <w:color w:val="2D3846"/>
          </w:rPr>
          <w:tab/>
        </w:r>
        <w:r w:rsidR="00280F48">
          <w:rPr>
            <w:rFonts w:ascii="inherit" w:hAnsi="inherit"/>
            <w:color w:val="2D3846"/>
          </w:rPr>
          <w:tab/>
          <w:t xml:space="preserve">       </w:t>
        </w:r>
      </w:ins>
      <w:r w:rsidRPr="00280F48">
        <w:rPr>
          <w:rStyle w:val="sl-description-text"/>
          <w:rFonts w:ascii="inherit" w:hAnsi="inherit"/>
          <w:color w:val="2D3846"/>
          <w:sz w:val="24"/>
          <w:bdr w:val="none" w:sz="0" w:space="0" w:color="auto" w:frame="1"/>
          <w:rPrChange w:id="28" w:author="Admin" w:date="2021-05-03T07:37:00Z">
            <w:rPr>
              <w:rStyle w:val="sl-description-text"/>
              <w:rFonts w:ascii="inherit" w:hAnsi="inherit"/>
              <w:color w:val="2D3846"/>
              <w:bdr w:val="none" w:sz="0" w:space="0" w:color="auto" w:frame="1"/>
            </w:rPr>
          </w:rPrChange>
        </w:rPr>
        <w:t>In the previous module we used the following code to show an output using React:</w:t>
      </w:r>
    </w:p>
    <w:p w14:paraId="48D4463E" w14:textId="77777777" w:rsidR="00F03F3B" w:rsidRDefault="00F03F3B" w:rsidP="00215BAE">
      <w:r>
        <w:rPr>
          <w:noProof/>
        </w:rPr>
        <w:drawing>
          <wp:inline distT="0" distB="0" distL="0" distR="0" wp14:anchorId="2FA9EBD3" wp14:editId="24C8C283">
            <wp:extent cx="4038600" cy="82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600" cy="828675"/>
                    </a:xfrm>
                    <a:prstGeom prst="rect">
                      <a:avLst/>
                    </a:prstGeom>
                  </pic:spPr>
                </pic:pic>
              </a:graphicData>
            </a:graphic>
          </wp:inline>
        </w:drawing>
      </w:r>
    </w:p>
    <w:p w14:paraId="1297A267" w14:textId="77777777" w:rsidR="00F03F3B" w:rsidRDefault="00F03F3B" w:rsidP="00215BAE">
      <w:pPr>
        <w:rPr>
          <w:rStyle w:val="sl-description-text"/>
          <w:rFonts w:ascii="Fira Sans" w:hAnsi="Fira Sans"/>
          <w:color w:val="2D3846"/>
          <w:bdr w:val="none" w:sz="0" w:space="0" w:color="auto" w:frame="1"/>
          <w:shd w:val="clear" w:color="auto" w:fill="F9F9FA"/>
        </w:rPr>
      </w:pPr>
      <w:r>
        <w:rPr>
          <w:rStyle w:val="sl-description-text"/>
          <w:rFonts w:ascii="Fira Sans" w:hAnsi="Fira Sans"/>
          <w:color w:val="2D3846"/>
          <w:bdr w:val="none" w:sz="0" w:space="0" w:color="auto" w:frame="1"/>
          <w:shd w:val="clear" w:color="auto" w:fill="F9F9FA"/>
        </w:rPr>
        <w:t>Let's start to break down the code and understand each part of it.</w:t>
      </w:r>
      <w:r>
        <w:rPr>
          <w:rFonts w:ascii="Fira Sans" w:hAnsi="Fira Sans"/>
          <w:color w:val="2D3846"/>
        </w:rPr>
        <w:br/>
      </w:r>
      <w:r>
        <w:rPr>
          <w:rStyle w:val="sl-description-text"/>
          <w:rFonts w:ascii="Fira Sans" w:hAnsi="Fira Sans"/>
          <w:color w:val="2D3846"/>
          <w:bdr w:val="none" w:sz="0" w:space="0" w:color="auto" w:frame="1"/>
          <w:shd w:val="clear" w:color="auto" w:fill="F9F9FA"/>
        </w:rPr>
        <w:t>We will start with the </w:t>
      </w:r>
      <w:r>
        <w:rPr>
          <w:rStyle w:val="sl-description-text"/>
          <w:rFonts w:ascii="inherit" w:hAnsi="inherit"/>
          <w:b/>
          <w:bCs/>
          <w:color w:val="2D3846"/>
          <w:bdr w:val="none" w:sz="0" w:space="0" w:color="auto" w:frame="1"/>
          <w:shd w:val="clear" w:color="auto" w:fill="F9F9FA"/>
        </w:rPr>
        <w:t>&lt;h1&gt;Hello, React! &lt;/h1&gt;</w:t>
      </w:r>
      <w:r>
        <w:rPr>
          <w:rStyle w:val="sl-description-text"/>
          <w:rFonts w:ascii="Fira Sans" w:hAnsi="Fira Sans"/>
          <w:color w:val="2D3846"/>
          <w:bdr w:val="none" w:sz="0" w:space="0" w:color="auto" w:frame="1"/>
          <w:shd w:val="clear" w:color="auto" w:fill="F9F9FA"/>
        </w:rPr>
        <w:t> element.</w:t>
      </w:r>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As you can see, the element is not in quotes to represent a string. It's like an HTML element, however we use it right in the JavaScript code!</w:t>
      </w:r>
      <w:r>
        <w:rPr>
          <w:rFonts w:ascii="Fira Sans" w:hAnsi="Fira Sans"/>
          <w:color w:val="2D3846"/>
        </w:rPr>
        <w:br/>
      </w:r>
      <w:r>
        <w:rPr>
          <w:rStyle w:val="sl-description-text"/>
          <w:rFonts w:ascii="Fira Sans" w:hAnsi="Fira Sans"/>
          <w:color w:val="2D3846"/>
          <w:bdr w:val="none" w:sz="0" w:space="0" w:color="auto" w:frame="1"/>
          <w:shd w:val="clear" w:color="auto" w:fill="F9F9FA"/>
        </w:rPr>
        <w:t>This is called </w:t>
      </w:r>
      <w:r>
        <w:rPr>
          <w:rStyle w:val="sl-description-text"/>
          <w:rFonts w:ascii="inherit" w:hAnsi="inherit"/>
          <w:b/>
          <w:bCs/>
          <w:color w:val="2D3846"/>
          <w:bdr w:val="none" w:sz="0" w:space="0" w:color="auto" w:frame="1"/>
          <w:shd w:val="clear" w:color="auto" w:fill="F9F9FA"/>
        </w:rPr>
        <w:t>JSX</w:t>
      </w:r>
      <w:r>
        <w:rPr>
          <w:rStyle w:val="sl-description-text"/>
          <w:rFonts w:ascii="Fira Sans" w:hAnsi="Fira Sans"/>
          <w:color w:val="2D3846"/>
          <w:bdr w:val="none" w:sz="0" w:space="0" w:color="auto" w:frame="1"/>
          <w:shd w:val="clear" w:color="auto" w:fill="F9F9FA"/>
        </w:rPr>
        <w:t>, and it is a syntax extension to JavaScript. It allows us to build UI elements right in the JavaScript code!</w:t>
      </w:r>
    </w:p>
    <w:p w14:paraId="5E3E06C8" w14:textId="6A528D5E" w:rsidR="00F03F3B" w:rsidRDefault="00F03F3B" w:rsidP="00215BAE">
      <w:r>
        <w:rPr>
          <w:noProof/>
        </w:rPr>
        <w:drawing>
          <wp:inline distT="0" distB="0" distL="0" distR="0" wp14:anchorId="44DAF2A8" wp14:editId="1E9BF36C">
            <wp:extent cx="4048125" cy="895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125" cy="895350"/>
                    </a:xfrm>
                    <a:prstGeom prst="rect">
                      <a:avLst/>
                    </a:prstGeom>
                  </pic:spPr>
                </pic:pic>
              </a:graphicData>
            </a:graphic>
          </wp:inline>
        </w:drawing>
      </w:r>
    </w:p>
    <w:p w14:paraId="63E0AD52" w14:textId="77777777" w:rsidR="00F30A11" w:rsidRDefault="00F30A11" w:rsidP="00F30A11">
      <w:pPr>
        <w:textAlignment w:val="baseline"/>
        <w:rPr>
          <w:ins w:id="29" w:author="Admin" w:date="2021-05-03T07:37:00Z"/>
          <w:rFonts w:ascii="inherit" w:hAnsi="inherit"/>
          <w:b/>
          <w:bCs/>
          <w:color w:val="6B7F99"/>
        </w:rPr>
      </w:pPr>
      <w:ins w:id="30" w:author="Admin" w:date="2021-05-03T07:37:00Z">
        <w:r>
          <w:rPr>
            <w:rFonts w:ascii="inherit" w:hAnsi="inherit"/>
            <w:b/>
            <w:bCs/>
            <w:color w:val="6B7F99"/>
          </w:rPr>
          <w:t>25 Comments</w:t>
        </w:r>
      </w:ins>
    </w:p>
    <w:p w14:paraId="11340924" w14:textId="77777777" w:rsidR="00280F48" w:rsidRDefault="00F30A11" w:rsidP="00F30A11">
      <w:pPr>
        <w:pStyle w:val="Heading1"/>
        <w:spacing w:before="0" w:line="563" w:lineRule="atLeast"/>
        <w:textAlignment w:val="baseline"/>
        <w:rPr>
          <w:moveFrom w:id="31" w:author="Admin" w:date="2021-05-03T07:37:00Z"/>
          <w:rFonts w:ascii="inherit" w:hAnsi="inherit"/>
          <w:color w:val="2D3846"/>
          <w:rPrChange w:id="32" w:author="Admin" w:date="2021-05-03T07:37:00Z">
            <w:rPr>
              <w:moveFrom w:id="33" w:author="Admin" w:date="2021-05-03T07:37:00Z"/>
              <w:rStyle w:val="sl-description-text"/>
            </w:rPr>
          </w:rPrChange>
        </w:rPr>
        <w:pPrChange w:id="34" w:author="Admin" w:date="2021-05-03T07:37:00Z">
          <w:pPr>
            <w:pStyle w:val="Heading1"/>
          </w:pPr>
        </w:pPrChange>
      </w:pPr>
      <w:ins w:id="35" w:author="Admin" w:date="2021-05-03T07:37:00Z">
        <w:r>
          <w:rPr>
            <w:rStyle w:val="sl-description-text"/>
            <w:rFonts w:ascii="inherit" w:hAnsi="inherit"/>
            <w:color w:val="2D3846"/>
            <w:sz w:val="38"/>
            <w:szCs w:val="38"/>
            <w:bdr w:val="none" w:sz="0" w:space="0" w:color="auto" w:frame="1"/>
          </w:rPr>
          <w:t xml:space="preserve">Intro to </w:t>
        </w:r>
      </w:ins>
      <w:moveFromRangeStart w:id="36" w:author="Admin" w:date="2021-05-03T07:37:00Z" w:name="move70919866"/>
      <w:moveFrom w:id="37" w:author="Admin" w:date="2021-05-03T07:37:00Z">
        <w:r w:rsidR="00280F48">
          <w:rPr>
            <w:rStyle w:val="sl-description-text"/>
            <w:rFonts w:ascii="inherit" w:hAnsi="inherit"/>
            <w:color w:val="2D3846"/>
            <w:sz w:val="38"/>
            <w:bdr w:val="none" w:sz="0" w:space="0" w:color="auto" w:frame="1"/>
            <w:rPrChange w:id="38" w:author="Admin" w:date="2021-05-03T07:37:00Z">
              <w:rPr>
                <w:rStyle w:val="sl-description-text"/>
              </w:rPr>
            </w:rPrChange>
          </w:rPr>
          <w:t>JSX</w:t>
        </w:r>
      </w:moveFrom>
    </w:p>
    <w:moveFromRangeEnd w:id="36"/>
    <w:p w14:paraId="144F5B75" w14:textId="77777777" w:rsidR="00F30A11" w:rsidRDefault="00F30A11" w:rsidP="00F30A11">
      <w:pPr>
        <w:pStyle w:val="Heading1"/>
        <w:spacing w:before="0" w:line="240" w:lineRule="auto"/>
        <w:textAlignment w:val="baseline"/>
        <w:rPr>
          <w:ins w:id="39" w:author="Admin" w:date="2021-05-03T07:37:00Z"/>
          <w:rStyle w:val="sl-description-text"/>
          <w:rFonts w:ascii="inherit" w:hAnsi="inherit"/>
          <w:color w:val="2D3846"/>
          <w:bdr w:val="none" w:sz="0" w:space="0" w:color="auto" w:frame="1"/>
        </w:rPr>
      </w:pPr>
      <w:ins w:id="40" w:author="Admin" w:date="2021-05-03T07:37:00Z">
        <w:r>
          <w:rPr>
            <w:rStyle w:val="sl-description-text"/>
            <w:rFonts w:ascii="inherit" w:hAnsi="inherit"/>
            <w:color w:val="2D3846"/>
            <w:bdr w:val="none" w:sz="0" w:space="0" w:color="auto" w:frame="1"/>
          </w:rPr>
          <w:t>Let's have a look at our code again:</w:t>
        </w:r>
      </w:ins>
    </w:p>
    <w:p w14:paraId="437465E1" w14:textId="77777777" w:rsidR="00F30A11" w:rsidRPr="00F30A11" w:rsidRDefault="00F30A11" w:rsidP="00F30A11">
      <w:pPr>
        <w:rPr>
          <w:ins w:id="41" w:author="Admin" w:date="2021-05-03T07:37:00Z"/>
        </w:rPr>
      </w:pPr>
      <w:ins w:id="42" w:author="Admin" w:date="2021-05-03T07:37:00Z">
        <w:r>
          <w:rPr>
            <w:noProof/>
          </w:rPr>
          <w:drawing>
            <wp:inline distT="0" distB="0" distL="0" distR="0" wp14:anchorId="2CDE8816" wp14:editId="701786C9">
              <wp:extent cx="401955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550" cy="800100"/>
                      </a:xfrm>
                      <a:prstGeom prst="rect">
                        <a:avLst/>
                      </a:prstGeom>
                    </pic:spPr>
                  </pic:pic>
                </a:graphicData>
              </a:graphic>
            </wp:inline>
          </w:drawing>
        </w:r>
      </w:ins>
    </w:p>
    <w:p w14:paraId="6375426D" w14:textId="77777777" w:rsidR="00F30A11" w:rsidRDefault="00F30A11" w:rsidP="00215BAE">
      <w:pPr>
        <w:rPr>
          <w:ins w:id="43" w:author="Admin" w:date="2021-05-03T07:37:00Z"/>
          <w:rStyle w:val="sl-description-text"/>
          <w:rFonts w:ascii="Fira Sans" w:hAnsi="Fira Sans"/>
          <w:color w:val="2D3846"/>
          <w:bdr w:val="none" w:sz="0" w:space="0" w:color="auto" w:frame="1"/>
          <w:shd w:val="clear" w:color="auto" w:fill="F9F9FA"/>
        </w:rPr>
      </w:pPr>
      <w:ins w:id="44" w:author="Admin" w:date="2021-05-03T07:37:00Z">
        <w:r>
          <w:rPr>
            <w:rStyle w:val="sl-description-text"/>
            <w:rFonts w:ascii="Fira Sans" w:hAnsi="Fira Sans"/>
            <w:color w:val="2D3846"/>
            <w:bdr w:val="none" w:sz="0" w:space="0" w:color="auto" w:frame="1"/>
            <w:shd w:val="clear" w:color="auto" w:fill="F9F9FA"/>
          </w:rPr>
          <w:t xml:space="preserve">The code calls </w:t>
        </w:r>
        <w:proofErr w:type="spellStart"/>
        <w:r>
          <w:rPr>
            <w:rStyle w:val="sl-description-text"/>
            <w:rFonts w:ascii="Fira Sans" w:hAnsi="Fira Sans"/>
            <w:color w:val="2D3846"/>
            <w:bdr w:val="none" w:sz="0" w:space="0" w:color="auto" w:frame="1"/>
            <w:shd w:val="clear" w:color="auto" w:fill="F9F9FA"/>
          </w:rPr>
          <w:t>React's</w:t>
        </w:r>
        <w:proofErr w:type="spellEnd"/>
        <w:r>
          <w:rPr>
            <w:rStyle w:val="sl-description-text"/>
            <w:rFonts w:ascii="Fira Sans" w:hAnsi="Fira Sans"/>
            <w:color w:val="2D3846"/>
            <w:bdr w:val="none" w:sz="0" w:space="0" w:color="auto" w:frame="1"/>
            <w:shd w:val="clear" w:color="auto" w:fill="F9F9FA"/>
          </w:rPr>
          <w:t> </w:t>
        </w:r>
        <w:r>
          <w:rPr>
            <w:rStyle w:val="sl-description-text"/>
            <w:rFonts w:ascii="inherit" w:hAnsi="inherit"/>
            <w:b/>
            <w:bCs/>
            <w:color w:val="2D3846"/>
            <w:bdr w:val="none" w:sz="0" w:space="0" w:color="auto" w:frame="1"/>
            <w:shd w:val="clear" w:color="auto" w:fill="F9F9FA"/>
          </w:rPr>
          <w:t>render</w:t>
        </w:r>
        <w:r>
          <w:rPr>
            <w:rStyle w:val="sl-description-text"/>
            <w:rFonts w:ascii="Fira Sans" w:hAnsi="Fira Sans"/>
            <w:color w:val="2D3846"/>
            <w:bdr w:val="none" w:sz="0" w:space="0" w:color="auto" w:frame="1"/>
            <w:shd w:val="clear" w:color="auto" w:fill="F9F9FA"/>
          </w:rPr>
          <w:t> method, and passes it two arguments, a JSX element and a container. The </w:t>
        </w:r>
        <w:r>
          <w:rPr>
            <w:rStyle w:val="sl-description-text"/>
            <w:rFonts w:ascii="inherit" w:hAnsi="inherit"/>
            <w:b/>
            <w:bCs/>
            <w:color w:val="2D3846"/>
            <w:bdr w:val="none" w:sz="0" w:space="0" w:color="auto" w:frame="1"/>
            <w:shd w:val="clear" w:color="auto" w:fill="F9F9FA"/>
          </w:rPr>
          <w:t>render</w:t>
        </w:r>
        <w:r>
          <w:rPr>
            <w:rStyle w:val="sl-description-text"/>
            <w:rFonts w:ascii="Fira Sans" w:hAnsi="Fira Sans"/>
            <w:color w:val="2D3846"/>
            <w:bdr w:val="none" w:sz="0" w:space="0" w:color="auto" w:frame="1"/>
            <w:shd w:val="clear" w:color="auto" w:fill="F9F9FA"/>
          </w:rPr>
          <w:t> method displays the provided element in the container, which, in our case, is the HTML element with </w:t>
        </w:r>
        <w:r>
          <w:rPr>
            <w:rStyle w:val="sl-description-text"/>
            <w:rFonts w:ascii="inherit" w:hAnsi="inherit"/>
            <w:b/>
            <w:bCs/>
            <w:color w:val="2D3846"/>
            <w:bdr w:val="none" w:sz="0" w:space="0" w:color="auto" w:frame="1"/>
            <w:shd w:val="clear" w:color="auto" w:fill="F9F9FA"/>
          </w:rPr>
          <w:t>id="root"</w:t>
        </w:r>
        <w:r>
          <w:rPr>
            <w:rStyle w:val="sl-description-text"/>
            <w:rFonts w:ascii="Fira Sans" w:hAnsi="Fira Sans"/>
            <w:color w:val="2D3846"/>
            <w:bdr w:val="none" w:sz="0" w:space="0" w:color="auto" w:frame="1"/>
            <w:shd w:val="clear" w:color="auto" w:fill="F9F9FA"/>
          </w:rPr>
          <w:t>.</w:t>
        </w:r>
      </w:ins>
    </w:p>
    <w:p w14:paraId="248239B3" w14:textId="77777777" w:rsidR="00F30A11" w:rsidRDefault="00F30A11" w:rsidP="00215BAE">
      <w:pPr>
        <w:rPr>
          <w:ins w:id="45" w:author="Admin" w:date="2021-05-03T07:37:00Z"/>
        </w:rPr>
      </w:pPr>
      <w:ins w:id="46" w:author="Admin" w:date="2021-05-03T07:37:00Z">
        <w:r>
          <w:rPr>
            <w:noProof/>
          </w:rPr>
          <w:drawing>
            <wp:inline distT="0" distB="0" distL="0" distR="0" wp14:anchorId="519AC235" wp14:editId="39194864">
              <wp:extent cx="4010025" cy="73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733425"/>
                      </a:xfrm>
                      <a:prstGeom prst="rect">
                        <a:avLst/>
                      </a:prstGeom>
                    </pic:spPr>
                  </pic:pic>
                </a:graphicData>
              </a:graphic>
            </wp:inline>
          </w:drawing>
        </w:r>
      </w:ins>
    </w:p>
    <w:p w14:paraId="32EC434C" w14:textId="77777777" w:rsidR="00F30A11" w:rsidRDefault="00F30A11" w:rsidP="00F30A11">
      <w:pPr>
        <w:pStyle w:val="Heading1"/>
        <w:shd w:val="clear" w:color="auto" w:fill="F9F9FA"/>
        <w:spacing w:before="0" w:line="240" w:lineRule="auto"/>
        <w:textAlignment w:val="baseline"/>
        <w:rPr>
          <w:ins w:id="47" w:author="Admin" w:date="2021-05-03T07:37:00Z"/>
          <w:rStyle w:val="sl-description-text"/>
          <w:rFonts w:ascii="inherit" w:hAnsi="inherit"/>
          <w:color w:val="2D3846"/>
          <w:sz w:val="38"/>
          <w:szCs w:val="38"/>
          <w:bdr w:val="none" w:sz="0" w:space="0" w:color="auto" w:frame="1"/>
        </w:rPr>
      </w:pPr>
    </w:p>
    <w:p w14:paraId="7C0633A0" w14:textId="3D661B59" w:rsidR="004D1276" w:rsidRDefault="004D1276" w:rsidP="00F30A11">
      <w:pPr>
        <w:pStyle w:val="Heading1"/>
        <w:shd w:val="clear" w:color="auto" w:fill="F9F9FA"/>
        <w:spacing w:before="0" w:line="240" w:lineRule="auto"/>
        <w:textAlignment w:val="baseline"/>
        <w:rPr>
          <w:rStyle w:val="sl-description-text"/>
          <w:rFonts w:ascii="Fira Sans" w:hAnsi="Fira Sans"/>
          <w:color w:val="2D3846"/>
          <w:bdr w:val="none" w:sz="0" w:space="0" w:color="auto" w:frame="1"/>
          <w:shd w:val="clear" w:color="auto" w:fill="F9F9FA"/>
        </w:rPr>
        <w:pPrChange w:id="48" w:author="Admin" w:date="2021-05-03T07:37:00Z">
          <w:pPr>
            <w:pStyle w:val="Heading1"/>
            <w:shd w:val="clear" w:color="auto" w:fill="F9F9FA"/>
            <w:spacing w:before="0" w:line="563" w:lineRule="atLeast"/>
            <w:textAlignment w:val="baseline"/>
          </w:pPr>
        </w:pPrChange>
      </w:pPr>
      <w:r>
        <w:rPr>
          <w:rStyle w:val="sl-description-text"/>
          <w:rFonts w:ascii="inherit" w:hAnsi="inherit"/>
          <w:color w:val="2D3846"/>
          <w:sz w:val="38"/>
          <w:szCs w:val="38"/>
          <w:bdr w:val="none" w:sz="0" w:space="0" w:color="auto" w:frame="1"/>
        </w:rPr>
        <w:t>Expressions in JSX</w:t>
      </w:r>
      <w:r>
        <w:rPr>
          <w:rFonts w:ascii="Fira Sans" w:hAnsi="Fira Sans"/>
          <w:color w:val="2D3846"/>
        </w:rPr>
        <w:br/>
      </w:r>
      <w:r>
        <w:rPr>
          <w:rStyle w:val="sl-description-text"/>
          <w:rFonts w:ascii="Fira Sans" w:hAnsi="Fira Sans"/>
          <w:color w:val="2D3846"/>
          <w:bdr w:val="none" w:sz="0" w:space="0" w:color="auto" w:frame="1"/>
          <w:shd w:val="clear" w:color="auto" w:fill="F9F9FA"/>
        </w:rPr>
        <w:t>we can use any JavaScript expression inside JSX using curly braces.</w:t>
      </w:r>
    </w:p>
    <w:p w14:paraId="38BE4095" w14:textId="19FAF5B4" w:rsidR="004D1276" w:rsidRDefault="00F30A11" w:rsidP="004D1276">
      <w:pPr>
        <w:rPr>
          <w:ins w:id="49" w:author="Admin" w:date="2021-05-03T07:37:00Z"/>
        </w:rPr>
      </w:pPr>
      <w:ins w:id="50" w:author="Admin" w:date="2021-05-03T07:37:00Z">
        <w:r>
          <w:rPr>
            <w:noProof/>
          </w:rPr>
          <w:drawing>
            <wp:inline distT="0" distB="0" distL="0" distR="0" wp14:anchorId="4BB0B7E8" wp14:editId="558C1DFD">
              <wp:extent cx="4057650" cy="1228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650" cy="1228725"/>
                      </a:xfrm>
                      <a:prstGeom prst="rect">
                        <a:avLst/>
                      </a:prstGeom>
                    </pic:spPr>
                  </pic:pic>
                </a:graphicData>
              </a:graphic>
            </wp:inline>
          </w:drawing>
        </w:r>
        <w:r w:rsidRPr="00F30A11">
          <w:rPr>
            <w:rFonts w:ascii="Times New Roman" w:eastAsia="Times New Roman" w:hAnsi="Times New Roman" w:cs="Times New Roman"/>
            <w:sz w:val="24"/>
            <w:szCs w:val="24"/>
          </w:rPr>
          <w:br/>
        </w:r>
        <w:r w:rsidRPr="00F30A11">
          <w:rPr>
            <w:rFonts w:ascii="inherit" w:eastAsia="Times New Roman" w:hAnsi="inherit" w:cs="Times New Roman"/>
            <w:sz w:val="28"/>
            <w:szCs w:val="24"/>
            <w:bdr w:val="none" w:sz="0" w:space="0" w:color="auto" w:frame="1"/>
          </w:rPr>
          <w:t>In the</w:t>
        </w:r>
      </w:ins>
    </w:p>
    <w:p w14:paraId="6F05FA44" w14:textId="7B676386" w:rsidR="004D1276" w:rsidRDefault="004D1276" w:rsidP="004D1276">
      <w:pPr>
        <w:rPr>
          <w:ins w:id="51" w:author="Admin" w:date="2021-05-03T07:37:00Z"/>
        </w:rPr>
      </w:pPr>
      <w:ins w:id="52" w:author="Admin" w:date="2021-05-03T07:37:00Z">
        <w:r>
          <w:t>For</w:t>
        </w:r>
      </w:ins>
      <w:r w:rsidRPr="00F30A11">
        <w:rPr>
          <w:rFonts w:ascii="inherit" w:hAnsi="inherit"/>
          <w:sz w:val="28"/>
          <w:bdr w:val="none" w:sz="0" w:space="0" w:color="auto" w:frame="1"/>
          <w:rPrChange w:id="53" w:author="Admin" w:date="2021-05-03T07:37:00Z">
            <w:rPr/>
          </w:rPrChange>
        </w:rPr>
        <w:t xml:space="preserve"> example</w:t>
      </w:r>
      <w:ins w:id="54" w:author="Admin" w:date="2021-05-03T07:37:00Z">
        <w:r w:rsidR="00F30A11" w:rsidRPr="00F30A11">
          <w:rPr>
            <w:rFonts w:ascii="inherit" w:eastAsia="Times New Roman" w:hAnsi="inherit" w:cs="Times New Roman"/>
            <w:sz w:val="28"/>
            <w:szCs w:val="24"/>
            <w:bdr w:val="none" w:sz="0" w:space="0" w:color="auto" w:frame="1"/>
          </w:rPr>
          <w:t xml:space="preserve"> above, we use the</w:t>
        </w:r>
      </w:ins>
    </w:p>
    <w:p w14:paraId="4BF278F6" w14:textId="65453DD6" w:rsidR="004D1276" w:rsidRDefault="004D1276" w:rsidP="004D1276">
      <w:pPr>
        <w:rPr>
          <w:ins w:id="55" w:author="Admin" w:date="2021-05-03T07:37:00Z"/>
        </w:rPr>
      </w:pPr>
      <w:ins w:id="56" w:author="Admin" w:date="2021-05-03T07:37:00Z">
        <w:r>
          <w:rPr>
            <w:noProof/>
          </w:rPr>
          <w:drawing>
            <wp:inline distT="0" distB="0" distL="0" distR="0" wp14:anchorId="60FD1B28" wp14:editId="6907A4AC">
              <wp:extent cx="4067175" cy="1266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1266825"/>
                      </a:xfrm>
                      <a:prstGeom prst="rect">
                        <a:avLst/>
                      </a:prstGeom>
                    </pic:spPr>
                  </pic:pic>
                </a:graphicData>
              </a:graphic>
            </wp:inline>
          </w:drawing>
        </w:r>
      </w:ins>
    </w:p>
    <w:p w14:paraId="6035E918" w14:textId="48620C1B" w:rsidR="00661D79" w:rsidRDefault="004D1276" w:rsidP="00661D79">
      <w:ins w:id="57" w:author="Admin" w:date="2021-05-03T07:37:00Z">
        <w:r>
          <w:t xml:space="preserve">As you can see, JSX can be used just like JavaScript expressions. You can assign a </w:t>
        </w:r>
        <w:proofErr w:type="spellStart"/>
        <w:r>
          <w:t>jsx</w:t>
        </w:r>
        <w:proofErr w:type="spellEnd"/>
        <w:r>
          <w:t xml:space="preserve"> expression to</w:t>
        </w:r>
      </w:ins>
      <w:r w:rsidRPr="00F30A11">
        <w:rPr>
          <w:rFonts w:ascii="inherit" w:hAnsi="inherit"/>
          <w:sz w:val="28"/>
          <w:bdr w:val="none" w:sz="0" w:space="0" w:color="auto" w:frame="1"/>
          <w:rPrChange w:id="58" w:author="Admin" w:date="2021-05-03T07:37:00Z">
            <w:rPr/>
          </w:rPrChange>
        </w:rPr>
        <w:t xml:space="preserve"> variable</w:t>
      </w:r>
      <w:ins w:id="59" w:author="Admin" w:date="2021-05-03T07:37:00Z">
        <w:r w:rsidR="00F30A11" w:rsidRPr="00F30A11">
          <w:rPr>
            <w:rFonts w:ascii="inherit" w:eastAsia="Times New Roman" w:hAnsi="inherit" w:cs="Times New Roman"/>
            <w:sz w:val="28"/>
            <w:szCs w:val="24"/>
            <w:bdr w:val="none" w:sz="0" w:space="0" w:color="auto" w:frame="1"/>
          </w:rPr>
          <w:t> </w:t>
        </w:r>
        <w:r w:rsidR="00F30A11" w:rsidRPr="00F30A11">
          <w:rPr>
            <w:rFonts w:ascii="inherit" w:eastAsia="Times New Roman" w:hAnsi="inherit" w:cs="Times New Roman"/>
            <w:b/>
            <w:bCs/>
            <w:sz w:val="28"/>
            <w:szCs w:val="24"/>
            <w:bdr w:val="none" w:sz="0" w:space="0" w:color="auto" w:frame="1"/>
          </w:rPr>
          <w:t>name</w:t>
        </w:r>
        <w:r w:rsidR="00F30A11" w:rsidRPr="00F30A11">
          <w:rPr>
            <w:rFonts w:ascii="inherit" w:eastAsia="Times New Roman" w:hAnsi="inherit" w:cs="Times New Roman"/>
            <w:sz w:val="28"/>
            <w:szCs w:val="24"/>
            <w:bdr w:val="none" w:sz="0" w:space="0" w:color="auto" w:frame="1"/>
          </w:rPr>
          <w:t> in the JSX element</w:t>
        </w:r>
        <w:r>
          <w:t xml:space="preserve">, </w:t>
        </w:r>
        <w:r w:rsidR="00661D79">
          <w:t>return it from a function, etc</w:t>
        </w:r>
      </w:ins>
      <w:r w:rsidR="00661D79" w:rsidRPr="00F30A11">
        <w:rPr>
          <w:rFonts w:ascii="inherit" w:hAnsi="inherit"/>
          <w:sz w:val="28"/>
          <w:bdr w:val="none" w:sz="0" w:space="0" w:color="auto" w:frame="1"/>
          <w:rPrChange w:id="60" w:author="Admin" w:date="2021-05-03T07:37:00Z">
            <w:rPr/>
          </w:rPrChange>
        </w:rPr>
        <w:t>.</w:t>
      </w:r>
    </w:p>
    <w:p w14:paraId="74774E88" w14:textId="77777777" w:rsidR="00F30A11" w:rsidRDefault="00F30A11" w:rsidP="00F30A11">
      <w:pPr>
        <w:rPr>
          <w:ins w:id="61" w:author="Admin" w:date="2021-05-03T07:37:00Z"/>
        </w:rPr>
      </w:pPr>
      <w:ins w:id="62" w:author="Admin" w:date="2021-05-03T07:37:00Z">
        <w:r>
          <w:rPr>
            <w:noProof/>
          </w:rPr>
          <w:drawing>
            <wp:inline distT="0" distB="0" distL="0" distR="0" wp14:anchorId="200CB8BC" wp14:editId="2317CB8E">
              <wp:extent cx="4010025" cy="752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025" cy="752475"/>
                      </a:xfrm>
                      <a:prstGeom prst="rect">
                        <a:avLst/>
                      </a:prstGeom>
                    </pic:spPr>
                  </pic:pic>
                </a:graphicData>
              </a:graphic>
            </wp:inline>
          </w:drawing>
        </w:r>
      </w:ins>
    </w:p>
    <w:p w14:paraId="11EDE2A8" w14:textId="789DFE69" w:rsidR="004D1276" w:rsidRDefault="004D1276" w:rsidP="00F30A11">
      <w:pPr>
        <w:pStyle w:val="Heading1"/>
        <w:shd w:val="clear" w:color="auto" w:fill="F9F9FA"/>
        <w:spacing w:before="0" w:line="563" w:lineRule="atLeast"/>
        <w:textAlignment w:val="baseline"/>
        <w:rPr>
          <w:rFonts w:ascii="Fira Sans" w:hAnsi="Fira Sans"/>
          <w:color w:val="2D3846"/>
          <w:sz w:val="38"/>
          <w:rPrChange w:id="63" w:author="Admin" w:date="2021-05-03T07:37:00Z">
            <w:rPr/>
          </w:rPrChange>
        </w:rPr>
        <w:pPrChange w:id="64" w:author="Admin" w:date="2021-05-03T07:37:00Z">
          <w:pPr/>
        </w:pPrChange>
      </w:pPr>
      <w:r w:rsidRPr="00054561">
        <w:rPr>
          <w:rStyle w:val="sl-description-text"/>
          <w:rFonts w:ascii="inherit" w:hAnsi="inherit"/>
          <w:color w:val="2D3846"/>
          <w:sz w:val="38"/>
          <w:bdr w:val="none" w:sz="0" w:space="0" w:color="auto" w:frame="1"/>
        </w:rPr>
        <w:t>Attributes in JSX</w:t>
      </w:r>
    </w:p>
    <w:p w14:paraId="20CD3FAB" w14:textId="3978DA09" w:rsidR="004D1276" w:rsidRDefault="004D1276" w:rsidP="004D1276">
      <w:pPr>
        <w:rPr>
          <w:rFonts w:ascii="Fira Sans" w:hAnsi="Fira Sans"/>
          <w:color w:val="2D3846"/>
          <w:shd w:val="clear" w:color="auto" w:fill="F9F9FA"/>
        </w:rPr>
      </w:pPr>
      <w:r>
        <w:rPr>
          <w:rFonts w:ascii="Fira Sans" w:hAnsi="Fira Sans"/>
          <w:color w:val="2D3846"/>
          <w:shd w:val="clear" w:color="auto" w:fill="F9F9FA"/>
        </w:rPr>
        <w:t>We can specify attributes using quotes, just like in HTML:</w:t>
      </w:r>
    </w:p>
    <w:p w14:paraId="62E8D675" w14:textId="77777777" w:rsidR="00F30A11" w:rsidRDefault="00F30A11" w:rsidP="00F30A11">
      <w:pPr>
        <w:rPr>
          <w:ins w:id="65" w:author="Admin" w:date="2021-05-03T07:37:00Z"/>
        </w:rPr>
      </w:pPr>
      <w:ins w:id="66" w:author="Admin" w:date="2021-05-03T07:37:00Z">
        <w:r>
          <w:rPr>
            <w:noProof/>
          </w:rPr>
          <w:drawing>
            <wp:inline distT="0" distB="0" distL="0" distR="0" wp14:anchorId="19783879" wp14:editId="341B3800">
              <wp:extent cx="4067175" cy="361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361950"/>
                      </a:xfrm>
                      <a:prstGeom prst="rect">
                        <a:avLst/>
                      </a:prstGeom>
                    </pic:spPr>
                  </pic:pic>
                </a:graphicData>
              </a:graphic>
            </wp:inline>
          </w:drawing>
        </w:r>
      </w:ins>
    </w:p>
    <w:p w14:paraId="03DB256A" w14:textId="16D87A90" w:rsidR="00661D79" w:rsidRDefault="00661D79" w:rsidP="004D1276">
      <w:pPr>
        <w:rPr>
          <w:ins w:id="67" w:author="Admin" w:date="2021-05-03T07:37:00Z"/>
        </w:rPr>
      </w:pPr>
      <w:ins w:id="68" w:author="Admin" w:date="2021-05-03T07:37:00Z">
        <w:r>
          <w:rPr>
            <w:noProof/>
          </w:rPr>
          <w:drawing>
            <wp:inline distT="0" distB="0" distL="0" distR="0" wp14:anchorId="1B5814C8" wp14:editId="1D22057D">
              <wp:extent cx="40862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381000"/>
                      </a:xfrm>
                      <a:prstGeom prst="rect">
                        <a:avLst/>
                      </a:prstGeom>
                    </pic:spPr>
                  </pic:pic>
                </a:graphicData>
              </a:graphic>
            </wp:inline>
          </w:drawing>
        </w:r>
      </w:ins>
    </w:p>
    <w:p w14:paraId="09E29FA3" w14:textId="4A7E7C5C" w:rsidR="004E1059" w:rsidRDefault="004E1059" w:rsidP="004D1276">
      <w:pPr>
        <w:rPr>
          <w:ins w:id="69" w:author="Admin" w:date="2021-05-03T07:37:00Z"/>
        </w:rPr>
      </w:pPr>
    </w:p>
    <w:p w14:paraId="7175C164" w14:textId="77777777" w:rsidR="004E1059" w:rsidRDefault="004E1059" w:rsidP="004D1276">
      <w:pPr>
        <w:rPr>
          <w:ins w:id="70" w:author="Admin" w:date="2021-05-03T07:37:00Z"/>
        </w:rPr>
      </w:pPr>
    </w:p>
    <w:p w14:paraId="36F6CC9F" w14:textId="09830ECB" w:rsidR="00661D79" w:rsidRDefault="00661D79" w:rsidP="004D1276">
      <w:pPr>
        <w:rPr>
          <w:rFonts w:ascii="Fira Sans" w:hAnsi="Fira Sans"/>
          <w:color w:val="2D3846"/>
          <w:shd w:val="clear" w:color="auto" w:fill="F9F9FA"/>
          <w:rPrChange w:id="71" w:author="Admin" w:date="2021-05-03T07:37:00Z">
            <w:rPr/>
          </w:rPrChange>
        </w:rPr>
      </w:pPr>
      <w:r>
        <w:rPr>
          <w:rFonts w:ascii="Fira Sans" w:hAnsi="Fira Sans"/>
          <w:color w:val="2D3846"/>
          <w:shd w:val="clear" w:color="auto" w:fill="F9F9FA"/>
          <w:rPrChange w:id="72" w:author="Admin" w:date="2021-05-03T07:37:00Z">
            <w:rPr/>
          </w:rPrChange>
        </w:rPr>
        <w:t>When using a JavaScript expression as the attributes value, the quotes should not be used:</w:t>
      </w:r>
    </w:p>
    <w:p w14:paraId="13401AC4" w14:textId="77777777" w:rsidR="00F30A11" w:rsidRDefault="00F30A11" w:rsidP="00F30A11">
      <w:pPr>
        <w:rPr>
          <w:ins w:id="73" w:author="Admin" w:date="2021-05-03T07:37:00Z"/>
        </w:rPr>
      </w:pPr>
      <w:ins w:id="74" w:author="Admin" w:date="2021-05-03T07:37:00Z">
        <w:r>
          <w:rPr>
            <w:noProof/>
          </w:rPr>
          <w:drawing>
            <wp:inline distT="0" distB="0" distL="0" distR="0" wp14:anchorId="0DC2AE5A" wp14:editId="00A76294">
              <wp:extent cx="4057650" cy="76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650" cy="762000"/>
                      </a:xfrm>
                      <a:prstGeom prst="rect">
                        <a:avLst/>
                      </a:prstGeom>
                    </pic:spPr>
                  </pic:pic>
                </a:graphicData>
              </a:graphic>
            </wp:inline>
          </w:drawing>
        </w:r>
      </w:ins>
    </w:p>
    <w:p w14:paraId="1D4F7E9D" w14:textId="77777777" w:rsidR="00F30A11" w:rsidRDefault="00F30A11" w:rsidP="00F30A11">
      <w:pPr>
        <w:rPr>
          <w:ins w:id="75" w:author="Admin" w:date="2021-05-03T07:37:00Z"/>
        </w:rPr>
      </w:pPr>
    </w:p>
    <w:p w14:paraId="0DB9035D" w14:textId="77777777" w:rsidR="00F30A11" w:rsidRDefault="00F30A11" w:rsidP="00F30A11">
      <w:pPr>
        <w:rPr>
          <w:ins w:id="76" w:author="Admin" w:date="2021-05-03T07:37:00Z"/>
        </w:rPr>
      </w:pPr>
    </w:p>
    <w:p w14:paraId="21BA24B3" w14:textId="0E96DDEC" w:rsidR="00661D79" w:rsidRDefault="00661D79" w:rsidP="004D1276">
      <w:pPr>
        <w:rPr>
          <w:ins w:id="77" w:author="Admin" w:date="2021-05-03T07:37:00Z"/>
        </w:rPr>
      </w:pPr>
      <w:ins w:id="78" w:author="Admin" w:date="2021-05-03T07:37:00Z">
        <w:r>
          <w:rPr>
            <w:noProof/>
          </w:rPr>
          <w:drawing>
            <wp:inline distT="0" distB="0" distL="0" distR="0" wp14:anchorId="429C38CA" wp14:editId="7E3B671C">
              <wp:extent cx="4133850" cy="447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850" cy="447675"/>
                      </a:xfrm>
                      <a:prstGeom prst="rect">
                        <a:avLst/>
                      </a:prstGeom>
                    </pic:spPr>
                  </pic:pic>
                </a:graphicData>
              </a:graphic>
            </wp:inline>
          </w:drawing>
        </w:r>
      </w:ins>
    </w:p>
    <w:p w14:paraId="4CCC69A5" w14:textId="1DCAB1D6" w:rsidR="00661D79" w:rsidRDefault="00661D79" w:rsidP="004D1276">
      <w:pPr>
        <w:rPr>
          <w:ins w:id="79" w:author="Admin" w:date="2021-05-03T07:37:00Z"/>
        </w:rPr>
      </w:pPr>
      <w:ins w:id="80" w:author="Admin" w:date="2021-05-03T07:37:00Z">
        <w:r>
          <w:rPr>
            <w:noProof/>
          </w:rPr>
          <w:drawing>
            <wp:inline distT="0" distB="0" distL="0" distR="0" wp14:anchorId="40E758D9" wp14:editId="064846A4">
              <wp:extent cx="4095750" cy="82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828675"/>
                      </a:xfrm>
                      <a:prstGeom prst="rect">
                        <a:avLst/>
                      </a:prstGeom>
                    </pic:spPr>
                  </pic:pic>
                </a:graphicData>
              </a:graphic>
            </wp:inline>
          </w:drawing>
        </w:r>
      </w:ins>
    </w:p>
    <w:p w14:paraId="1015731A" w14:textId="21ED68C4" w:rsidR="00661D79" w:rsidRDefault="00661D79" w:rsidP="00661D79">
      <w:pPr>
        <w:pStyle w:val="Heading1"/>
        <w:shd w:val="clear" w:color="auto" w:fill="F9F9FA"/>
        <w:spacing w:before="0" w:line="563" w:lineRule="atLeast"/>
        <w:textAlignment w:val="baseline"/>
        <w:rPr>
          <w:ins w:id="81" w:author="Admin" w:date="2021-05-03T07:37:00Z"/>
          <w:rStyle w:val="sl-description-text"/>
          <w:rFonts w:ascii="inherit" w:hAnsi="inherit"/>
          <w:color w:val="2D3846"/>
          <w:sz w:val="38"/>
          <w:szCs w:val="38"/>
          <w:bdr w:val="none" w:sz="0" w:space="0" w:color="auto" w:frame="1"/>
        </w:rPr>
      </w:pPr>
      <w:ins w:id="82" w:author="Admin" w:date="2021-05-03T07:37:00Z">
        <w:r>
          <w:rPr>
            <w:rStyle w:val="sl-description-text"/>
            <w:rFonts w:ascii="inherit" w:hAnsi="inherit"/>
            <w:color w:val="2D3846"/>
            <w:sz w:val="38"/>
            <w:szCs w:val="38"/>
            <w:bdr w:val="none" w:sz="0" w:space="0" w:color="auto" w:frame="1"/>
          </w:rPr>
          <w:t>How Does JSX Work?</w:t>
        </w:r>
      </w:ins>
    </w:p>
    <w:p w14:paraId="307D7DDD" w14:textId="77777777" w:rsidR="00280F48" w:rsidRDefault="00280F48" w:rsidP="00F30A11">
      <w:pPr>
        <w:shd w:val="clear" w:color="auto" w:fill="F9F9FA"/>
        <w:spacing w:after="0" w:line="324" w:lineRule="atLeast"/>
        <w:textAlignment w:val="baseline"/>
        <w:rPr>
          <w:moveFrom w:id="83" w:author="Admin" w:date="2021-05-03T07:37:00Z"/>
          <w:rFonts w:ascii="inherit" w:hAnsi="inherit"/>
          <w:b/>
          <w:color w:val="6B7F99"/>
          <w:sz w:val="27"/>
          <w:rPrChange w:id="84" w:author="Admin" w:date="2021-05-03T07:37:00Z">
            <w:rPr>
              <w:moveFrom w:id="85" w:author="Admin" w:date="2021-05-03T07:37:00Z"/>
              <w:rStyle w:val="sl-description-text"/>
            </w:rPr>
          </w:rPrChange>
        </w:rPr>
        <w:pPrChange w:id="86" w:author="Admin" w:date="2021-05-03T07:37:00Z">
          <w:pPr>
            <w:pStyle w:val="Heading1"/>
          </w:pPr>
        </w:pPrChange>
      </w:pPr>
      <w:moveFromRangeStart w:id="87" w:author="Admin" w:date="2021-05-03T07:37:00Z" w:name="move70919867"/>
      <w:moveFrom w:id="88" w:author="Admin" w:date="2021-05-03T07:37:00Z">
        <w:r w:rsidRPr="00F30A11">
          <w:rPr>
            <w:rFonts w:ascii="inherit" w:hAnsi="inherit"/>
            <w:b/>
            <w:color w:val="6B7F99"/>
            <w:sz w:val="27"/>
            <w:rPrChange w:id="89" w:author="Admin" w:date="2021-05-03T07:37:00Z">
              <w:rPr>
                <w:rStyle w:val="sl-description-text"/>
              </w:rPr>
            </w:rPrChange>
          </w:rPr>
          <w:t>Virtual DOM</w:t>
        </w:r>
      </w:moveFrom>
    </w:p>
    <w:moveFromRangeEnd w:id="87"/>
    <w:p w14:paraId="2399CCE5" w14:textId="53469D4F" w:rsidR="00661D79" w:rsidRPr="004E1059" w:rsidRDefault="00661D79" w:rsidP="00661D79">
      <w:pPr>
        <w:rPr>
          <w:ins w:id="90" w:author="Admin" w:date="2021-05-03T07:37:00Z"/>
          <w:sz w:val="24"/>
        </w:rPr>
      </w:pPr>
      <w:r>
        <w:rPr>
          <w:rStyle w:val="sl-description-text"/>
          <w:rFonts w:ascii="Fira Sans" w:hAnsi="Fira Sans"/>
          <w:color w:val="2D3846"/>
          <w:bdr w:val="none" w:sz="0" w:space="0" w:color="auto" w:frame="1"/>
          <w:shd w:val="clear" w:color="auto" w:fill="F9F9FA"/>
          <w:rPrChange w:id="91" w:author="Admin" w:date="2021-05-03T07:37:00Z">
            <w:rPr>
              <w:sz w:val="24"/>
            </w:rPr>
          </w:rPrChange>
        </w:rPr>
        <w:t xml:space="preserve">When the </w:t>
      </w:r>
      <w:ins w:id="92" w:author="Admin" w:date="2021-05-03T07:37:00Z">
        <w:r w:rsidR="00F30A11">
          <w:rPr>
            <w:rStyle w:val="sl-description-text"/>
            <w:rFonts w:ascii="Fira Sans" w:hAnsi="Fira Sans"/>
            <w:color w:val="2D3846"/>
            <w:bdr w:val="none" w:sz="0" w:space="0" w:color="auto" w:frame="1"/>
            <w:shd w:val="clear" w:color="auto" w:fill="F9F9FA"/>
          </w:rPr>
          <w:t xml:space="preserve">JSX </w:t>
        </w:r>
        <w:proofErr w:type="spellStart"/>
        <w:r w:rsidR="00F30A11">
          <w:rPr>
            <w:rStyle w:val="sl-description-text"/>
            <w:rFonts w:ascii="Fira Sans" w:hAnsi="Fira Sans"/>
            <w:color w:val="2D3846"/>
            <w:bdr w:val="none" w:sz="0" w:space="0" w:color="auto" w:frame="1"/>
            <w:shd w:val="clear" w:color="auto" w:fill="F9F9FA"/>
          </w:rPr>
          <w:t>expressions</w:t>
        </w:r>
        <w:r w:rsidRPr="004E1059">
          <w:rPr>
            <w:sz w:val="24"/>
          </w:rPr>
          <w:t>jsx</w:t>
        </w:r>
        <w:proofErr w:type="spellEnd"/>
        <w:r w:rsidRPr="004E1059">
          <w:rPr>
            <w:sz w:val="24"/>
          </w:rPr>
          <w:t xml:space="preserve"> expression</w:t>
        </w:r>
      </w:ins>
      <w:r>
        <w:rPr>
          <w:rStyle w:val="sl-description-text"/>
          <w:rFonts w:ascii="Fira Sans" w:hAnsi="Fira Sans"/>
          <w:color w:val="2D3846"/>
          <w:bdr w:val="none" w:sz="0" w:space="0" w:color="auto" w:frame="1"/>
          <w:shd w:val="clear" w:color="auto" w:fill="F9F9FA"/>
          <w:rPrChange w:id="93" w:author="Admin" w:date="2021-05-03T07:37:00Z">
            <w:rPr>
              <w:sz w:val="24"/>
            </w:rPr>
          </w:rPrChange>
        </w:rPr>
        <w:t xml:space="preserve"> are </w:t>
      </w:r>
      <w:proofErr w:type="spellStart"/>
      <w:ins w:id="94" w:author="Admin" w:date="2021-05-03T07:37:00Z">
        <w:r w:rsidR="00F30A11">
          <w:rPr>
            <w:rStyle w:val="sl-description-text"/>
            <w:rFonts w:ascii="Fira Sans" w:hAnsi="Fira Sans"/>
            <w:color w:val="2D3846"/>
            <w:bdr w:val="none" w:sz="0" w:space="0" w:color="auto" w:frame="1"/>
            <w:shd w:val="clear" w:color="auto" w:fill="F9F9FA"/>
          </w:rPr>
          <w:t>compiled</w:t>
        </w:r>
        <w:r w:rsidRPr="004E1059">
          <w:rPr>
            <w:sz w:val="24"/>
          </w:rPr>
          <w:t>complied</w:t>
        </w:r>
      </w:ins>
      <w:proofErr w:type="spellEnd"/>
      <w:r>
        <w:rPr>
          <w:rStyle w:val="sl-description-text"/>
          <w:rFonts w:ascii="Fira Sans" w:hAnsi="Fira Sans"/>
          <w:color w:val="2D3846"/>
          <w:bdr w:val="none" w:sz="0" w:space="0" w:color="auto" w:frame="1"/>
          <w:shd w:val="clear" w:color="auto" w:fill="F9F9FA"/>
          <w:rPrChange w:id="95" w:author="Admin" w:date="2021-05-03T07:37:00Z">
            <w:rPr>
              <w:sz w:val="24"/>
            </w:rPr>
          </w:rPrChange>
        </w:rPr>
        <w:t>, they are converted into JavaScript</w:t>
      </w:r>
      <w:proofErr w:type="gramStart"/>
      <w:ins w:id="96" w:author="Admin" w:date="2021-05-03T07:37:00Z">
        <w:r w:rsidR="00F30A11">
          <w:rPr>
            <w:rStyle w:val="sl-description-text"/>
            <w:rFonts w:ascii="Fira Sans" w:hAnsi="Fira Sans"/>
            <w:color w:val="2D3846"/>
            <w:bdr w:val="none" w:sz="0" w:space="0" w:color="auto" w:frame="1"/>
            <w:shd w:val="clear" w:color="auto" w:fill="F9F9FA"/>
          </w:rPr>
          <w:t> </w:t>
        </w:r>
        <w:r w:rsidRPr="004E1059">
          <w:rPr>
            <w:sz w:val="24"/>
          </w:rPr>
          <w:t xml:space="preserve"> </w:t>
        </w:r>
      </w:ins>
      <w:r>
        <w:rPr>
          <w:rStyle w:val="sl-description-text"/>
          <w:rFonts w:ascii="inherit" w:hAnsi="inherit"/>
          <w:b/>
          <w:color w:val="2D3846"/>
          <w:bdr w:val="none" w:sz="0" w:space="0" w:color="auto" w:frame="1"/>
          <w:shd w:val="clear" w:color="auto" w:fill="F9F9FA"/>
          <w:rPrChange w:id="97" w:author="Admin" w:date="2021-05-03T07:37:00Z">
            <w:rPr>
              <w:sz w:val="24"/>
            </w:rPr>
          </w:rPrChange>
        </w:rPr>
        <w:t>objects</w:t>
      </w:r>
      <w:proofErr w:type="gramEnd"/>
      <w:r>
        <w:rPr>
          <w:rStyle w:val="sl-description-text"/>
          <w:rFonts w:ascii="Fira Sans" w:hAnsi="Fira Sans"/>
          <w:color w:val="2D3846"/>
          <w:bdr w:val="none" w:sz="0" w:space="0" w:color="auto" w:frame="1"/>
          <w:shd w:val="clear" w:color="auto" w:fill="F9F9FA"/>
          <w:rPrChange w:id="98" w:author="Admin" w:date="2021-05-03T07:37:00Z">
            <w:rPr>
              <w:sz w:val="24"/>
            </w:rPr>
          </w:rPrChange>
        </w:rPr>
        <w:t>, representing React elements.</w:t>
      </w:r>
      <w:ins w:id="99" w:author="Admin" w:date="2021-05-03T07:37:00Z">
        <w:r w:rsidR="00F30A11">
          <w:rPr>
            <w:rFonts w:ascii="Fira Sans" w:hAnsi="Fira Sans"/>
            <w:color w:val="2D3846"/>
          </w:rPr>
          <w:br/>
        </w:r>
        <w:r w:rsidRPr="004E1059">
          <w:rPr>
            <w:sz w:val="24"/>
          </w:rPr>
          <w:t xml:space="preserve"> </w:t>
        </w:r>
      </w:ins>
      <w:r>
        <w:rPr>
          <w:rStyle w:val="sl-description-text"/>
          <w:rFonts w:ascii="Fira Sans" w:hAnsi="Fira Sans"/>
          <w:color w:val="2D3846"/>
          <w:bdr w:val="none" w:sz="0" w:space="0" w:color="auto" w:frame="1"/>
          <w:shd w:val="clear" w:color="auto" w:fill="F9F9FA"/>
          <w:rPrChange w:id="100" w:author="Admin" w:date="2021-05-03T07:37:00Z">
            <w:rPr>
              <w:sz w:val="24"/>
            </w:rPr>
          </w:rPrChange>
        </w:rPr>
        <w:t>React then uses these elements to build the corresponding HTML DOM and display it in the browser.</w:t>
      </w:r>
      <w:ins w:id="101" w:author="Admin" w:date="2021-05-03T07:37:00Z">
        <w:r w:rsidR="00F30A11">
          <w:rPr>
            <w:rFonts w:ascii="Fira Sans" w:hAnsi="Fira Sans"/>
            <w:color w:val="2D3846"/>
          </w:rPr>
          <w:br/>
        </w:r>
        <w:r w:rsidR="00F30A11">
          <w:rPr>
            <w:rStyle w:val="sl-description-text"/>
            <w:rFonts w:ascii="Fira Sans" w:hAnsi="Fira Sans"/>
            <w:color w:val="2D3846"/>
            <w:bdr w:val="none" w:sz="0" w:space="0" w:color="auto" w:frame="1"/>
            <w:shd w:val="clear" w:color="auto" w:fill="F9F9FA"/>
          </w:rPr>
          <w:t>Let's</w:t>
        </w:r>
      </w:ins>
    </w:p>
    <w:p w14:paraId="0884896E" w14:textId="502712CB" w:rsidR="00661D79" w:rsidRDefault="00661D79" w:rsidP="00F30A11">
      <w:pPr>
        <w:shd w:val="clear" w:color="auto" w:fill="F9F9FA"/>
        <w:spacing w:after="0" w:line="324" w:lineRule="atLeast"/>
        <w:textAlignment w:val="baseline"/>
        <w:rPr>
          <w:rStyle w:val="sl-description-text"/>
          <w:rFonts w:ascii="Fira Sans" w:hAnsi="Fira Sans"/>
          <w:color w:val="2D3846"/>
          <w:bdr w:val="none" w:sz="0" w:space="0" w:color="auto" w:frame="1"/>
          <w:shd w:val="clear" w:color="auto" w:fill="F9F9FA"/>
          <w:rPrChange w:id="102" w:author="Admin" w:date="2021-05-03T07:37:00Z">
            <w:rPr/>
          </w:rPrChange>
        </w:rPr>
        <w:pPrChange w:id="103" w:author="Admin" w:date="2021-05-03T07:37:00Z">
          <w:pPr/>
        </w:pPrChange>
      </w:pPr>
      <w:ins w:id="104" w:author="Admin" w:date="2021-05-03T07:37:00Z">
        <w:r w:rsidRPr="004E1059">
          <w:rPr>
            <w:sz w:val="24"/>
          </w:rPr>
          <w:t>Let’s</w:t>
        </w:r>
      </w:ins>
      <w:r>
        <w:rPr>
          <w:rStyle w:val="sl-description-text"/>
          <w:rFonts w:ascii="Fira Sans" w:hAnsi="Fira Sans"/>
          <w:color w:val="2D3846"/>
          <w:bdr w:val="none" w:sz="0" w:space="0" w:color="auto" w:frame="1"/>
          <w:shd w:val="clear" w:color="auto" w:fill="F9F9FA"/>
          <w:rPrChange w:id="105" w:author="Admin" w:date="2021-05-03T07:37:00Z">
            <w:rPr>
              <w:sz w:val="24"/>
            </w:rPr>
          </w:rPrChange>
        </w:rPr>
        <w:t xml:space="preserve"> create a counter app, that increments a counter variable every second and displays it on the page as a paragraph:</w:t>
      </w:r>
      <w:ins w:id="106" w:author="Admin" w:date="2021-05-03T07:37:00Z">
        <w:r>
          <w:br/>
        </w:r>
        <w:r>
          <w:rPr>
            <w:noProof/>
          </w:rPr>
          <w:drawing>
            <wp:inline distT="0" distB="0" distL="0" distR="0" wp14:anchorId="131AFD50" wp14:editId="0D74AD3F">
              <wp:extent cx="4019550" cy="1809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1809750"/>
                      </a:xfrm>
                      <a:prstGeom prst="rect">
                        <a:avLst/>
                      </a:prstGeom>
                    </pic:spPr>
                  </pic:pic>
                </a:graphicData>
              </a:graphic>
            </wp:inline>
          </w:drawing>
        </w:r>
      </w:ins>
    </w:p>
    <w:p w14:paraId="10835723" w14:textId="77777777" w:rsidR="004E1059" w:rsidRDefault="004E1059" w:rsidP="00F30A11">
      <w:pPr>
        <w:shd w:val="clear" w:color="auto" w:fill="F9F9FA"/>
        <w:spacing w:after="0" w:line="324" w:lineRule="atLeast"/>
        <w:textAlignment w:val="baseline"/>
        <w:rPr>
          <w:rStyle w:val="sl-description-text"/>
          <w:rFonts w:ascii="Fira Sans" w:hAnsi="Fira Sans"/>
          <w:color w:val="2D3846"/>
          <w:bdr w:val="none" w:sz="0" w:space="0" w:color="auto" w:frame="1"/>
          <w:shd w:val="clear" w:color="auto" w:fill="F9F9FA"/>
          <w:rPrChange w:id="107" w:author="Admin" w:date="2021-05-03T07:37:00Z">
            <w:rPr/>
          </w:rPrChange>
        </w:rPr>
        <w:pPrChange w:id="108" w:author="Admin" w:date="2021-05-03T07:37:00Z">
          <w:pPr/>
        </w:pPrChange>
      </w:pPr>
    </w:p>
    <w:p w14:paraId="570DB1BF" w14:textId="77777777" w:rsidR="00F30A11" w:rsidRDefault="00F30A11" w:rsidP="00F30A11">
      <w:pPr>
        <w:shd w:val="clear" w:color="auto" w:fill="F9F9FA"/>
        <w:spacing w:after="0" w:line="324" w:lineRule="atLeast"/>
        <w:textAlignment w:val="baseline"/>
        <w:rPr>
          <w:ins w:id="109" w:author="Admin" w:date="2021-05-03T07:37:00Z"/>
          <w:rFonts w:ascii="inherit" w:eastAsia="Times New Roman" w:hAnsi="inherit" w:cs="Times New Roman"/>
          <w:b/>
          <w:bCs/>
          <w:color w:val="6B7F99"/>
          <w:sz w:val="27"/>
          <w:szCs w:val="27"/>
        </w:rPr>
      </w:pPr>
      <w:ins w:id="110" w:author="Admin" w:date="2021-05-03T07:37:00Z">
        <w:r>
          <w:rPr>
            <w:noProof/>
          </w:rPr>
          <w:drawing>
            <wp:inline distT="0" distB="0" distL="0" distR="0" wp14:anchorId="4368C241" wp14:editId="24F11799">
              <wp:extent cx="4067175" cy="1790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175" cy="1790700"/>
                      </a:xfrm>
                      <a:prstGeom prst="rect">
                        <a:avLst/>
                      </a:prstGeom>
                    </pic:spPr>
                  </pic:pic>
                </a:graphicData>
              </a:graphic>
            </wp:inline>
          </w:drawing>
        </w:r>
      </w:ins>
    </w:p>
    <w:p w14:paraId="230BD6CC" w14:textId="77777777" w:rsidR="004E1059" w:rsidRDefault="004E1059" w:rsidP="00F30A11">
      <w:pPr>
        <w:shd w:val="clear" w:color="auto" w:fill="F9F9FA"/>
        <w:spacing w:after="0" w:line="324" w:lineRule="atLeast"/>
        <w:textAlignment w:val="baseline"/>
        <w:rPr>
          <w:rFonts w:ascii="inherit" w:hAnsi="inherit"/>
          <w:b/>
          <w:color w:val="6B7F99"/>
          <w:sz w:val="27"/>
          <w:rPrChange w:id="111" w:author="Admin" w:date="2021-05-03T07:37:00Z">
            <w:rPr/>
          </w:rPrChange>
        </w:rPr>
        <w:pPrChange w:id="112" w:author="Admin" w:date="2021-05-03T07:37:00Z">
          <w:pPr/>
        </w:pPrChange>
      </w:pPr>
    </w:p>
    <w:p w14:paraId="0608C579" w14:textId="1AF97B78" w:rsidR="00661D79" w:rsidRDefault="00661D79" w:rsidP="00661D79">
      <w:pPr>
        <w:rPr>
          <w:ins w:id="113" w:author="Admin" w:date="2021-05-03T07:37:00Z"/>
        </w:rPr>
      </w:pPr>
      <w:r w:rsidRPr="00F30A11">
        <w:rPr>
          <w:rFonts w:ascii="inherit" w:hAnsi="inherit"/>
          <w:sz w:val="24"/>
          <w:bdr w:val="none" w:sz="0" w:space="0" w:color="auto" w:frame="1"/>
          <w:rPrChange w:id="114" w:author="Admin" w:date="2021-05-03T07:37:00Z">
            <w:rPr/>
          </w:rPrChange>
        </w:rPr>
        <w:t xml:space="preserve">We </w:t>
      </w:r>
      <w:ins w:id="115" w:author="Admin" w:date="2021-05-03T07:37:00Z">
        <w:r w:rsidR="00F30A11" w:rsidRPr="00F30A11">
          <w:rPr>
            <w:rFonts w:ascii="inherit" w:eastAsia="Times New Roman" w:hAnsi="inherit" w:cs="Times New Roman"/>
            <w:sz w:val="24"/>
            <w:szCs w:val="24"/>
            <w:bdr w:val="none" w:sz="0" w:space="0" w:color="auto" w:frame="1"/>
          </w:rPr>
          <w:t>use </w:t>
        </w:r>
        <w:r>
          <w:t xml:space="preserve">can </w:t>
        </w:r>
      </w:ins>
      <w:proofErr w:type="spellStart"/>
      <w:r w:rsidRPr="00F30A11">
        <w:rPr>
          <w:rFonts w:ascii="inherit" w:hAnsi="inherit"/>
          <w:b/>
          <w:sz w:val="24"/>
          <w:bdr w:val="none" w:sz="0" w:space="0" w:color="auto" w:frame="1"/>
          <w:rPrChange w:id="116" w:author="Admin" w:date="2021-05-03T07:37:00Z">
            <w:rPr>
              <w:b/>
            </w:rPr>
          </w:rPrChange>
        </w:rPr>
        <w:t>setInterval</w:t>
      </w:r>
      <w:proofErr w:type="spellEnd"/>
      <w:proofErr w:type="gramStart"/>
      <w:ins w:id="117" w:author="Admin" w:date="2021-05-03T07:37:00Z">
        <w:r w:rsidR="00F30A11" w:rsidRPr="00F30A11">
          <w:rPr>
            <w:rFonts w:ascii="inherit" w:eastAsia="Times New Roman" w:hAnsi="inherit" w:cs="Times New Roman"/>
            <w:sz w:val="24"/>
            <w:szCs w:val="24"/>
            <w:bdr w:val="none" w:sz="0" w:space="0" w:color="auto" w:frame="1"/>
          </w:rPr>
          <w:t> </w:t>
        </w:r>
        <w:r>
          <w:rPr>
            <w:b/>
          </w:rPr>
          <w:t xml:space="preserve"> </w:t>
        </w:r>
      </w:ins>
      <w:r w:rsidRPr="00F30A11">
        <w:rPr>
          <w:rFonts w:ascii="inherit" w:hAnsi="inherit"/>
          <w:sz w:val="24"/>
          <w:bdr w:val="none" w:sz="0" w:space="0" w:color="auto" w:frame="1"/>
          <w:rPrChange w:id="118" w:author="Admin" w:date="2021-05-03T07:37:00Z">
            <w:rPr/>
          </w:rPrChange>
        </w:rPr>
        <w:t>to</w:t>
      </w:r>
      <w:proofErr w:type="gramEnd"/>
      <w:r w:rsidRPr="00F30A11">
        <w:rPr>
          <w:rFonts w:ascii="inherit" w:hAnsi="inherit"/>
          <w:sz w:val="24"/>
          <w:bdr w:val="none" w:sz="0" w:space="0" w:color="auto" w:frame="1"/>
          <w:rPrChange w:id="119" w:author="Admin" w:date="2021-05-03T07:37:00Z">
            <w:rPr/>
          </w:rPrChange>
        </w:rPr>
        <w:t xml:space="preserve"> call the</w:t>
      </w:r>
      <w:ins w:id="120" w:author="Admin" w:date="2021-05-03T07:37:00Z">
        <w:r w:rsidR="00F30A11" w:rsidRPr="00F30A11">
          <w:rPr>
            <w:rFonts w:ascii="inherit" w:eastAsia="Times New Roman" w:hAnsi="inherit" w:cs="Times New Roman"/>
            <w:sz w:val="24"/>
            <w:szCs w:val="24"/>
            <w:bdr w:val="none" w:sz="0" w:space="0" w:color="auto" w:frame="1"/>
          </w:rPr>
          <w:t> </w:t>
        </w:r>
        <w:r>
          <w:t xml:space="preserve"> </w:t>
        </w:r>
      </w:ins>
      <w:r w:rsidRPr="00F30A11">
        <w:rPr>
          <w:rFonts w:ascii="inherit" w:hAnsi="inherit"/>
          <w:b/>
          <w:sz w:val="24"/>
          <w:bdr w:val="none" w:sz="0" w:space="0" w:color="auto" w:frame="1"/>
          <w:rPrChange w:id="121" w:author="Admin" w:date="2021-05-03T07:37:00Z">
            <w:rPr/>
          </w:rPrChange>
        </w:rPr>
        <w:t>show</w:t>
      </w:r>
      <w:ins w:id="122" w:author="Admin" w:date="2021-05-03T07:37:00Z">
        <w:r w:rsidR="00F30A11" w:rsidRPr="00F30A11">
          <w:rPr>
            <w:rFonts w:ascii="inherit" w:eastAsia="Times New Roman" w:hAnsi="inherit" w:cs="Times New Roman"/>
            <w:sz w:val="24"/>
            <w:szCs w:val="24"/>
            <w:bdr w:val="none" w:sz="0" w:space="0" w:color="auto" w:frame="1"/>
          </w:rPr>
          <w:t> </w:t>
        </w:r>
        <w:r>
          <w:t xml:space="preserve"> </w:t>
        </w:r>
      </w:ins>
      <w:r w:rsidRPr="00F30A11">
        <w:rPr>
          <w:rFonts w:ascii="inherit" w:hAnsi="inherit"/>
          <w:sz w:val="24"/>
          <w:bdr w:val="none" w:sz="0" w:space="0" w:color="auto" w:frame="1"/>
          <w:rPrChange w:id="123" w:author="Admin" w:date="2021-05-03T07:37:00Z">
            <w:rPr/>
          </w:rPrChange>
        </w:rPr>
        <w:t>function every second and render the counter element on the page.</w:t>
      </w:r>
      <w:ins w:id="124" w:author="Admin" w:date="2021-05-03T07:37:00Z">
        <w:r w:rsidR="00F30A11">
          <w:rPr>
            <w:rFonts w:ascii="Times New Roman" w:eastAsia="Times New Roman" w:hAnsi="Times New Roman" w:cs="Times New Roman"/>
            <w:sz w:val="24"/>
            <w:szCs w:val="24"/>
          </w:rPr>
          <w:br/>
        </w:r>
      </w:ins>
    </w:p>
    <w:p w14:paraId="04151153" w14:textId="5CFAA6A9" w:rsidR="00661D79" w:rsidRDefault="00661D79" w:rsidP="00F30A11">
      <w:pPr>
        <w:spacing w:after="0" w:line="240" w:lineRule="auto"/>
        <w:rPr>
          <w:rFonts w:ascii="Times New Roman" w:hAnsi="Times New Roman"/>
          <w:sz w:val="24"/>
          <w:rPrChange w:id="125" w:author="Admin" w:date="2021-05-03T07:37:00Z">
            <w:rPr/>
          </w:rPrChange>
        </w:rPr>
        <w:pPrChange w:id="126" w:author="Admin" w:date="2021-05-03T07:37:00Z">
          <w:pPr/>
        </w:pPrChange>
      </w:pPr>
      <w:r w:rsidRPr="00F30A11">
        <w:rPr>
          <w:rFonts w:ascii="inherit" w:hAnsi="inherit"/>
          <w:sz w:val="24"/>
          <w:bdr w:val="none" w:sz="0" w:space="0" w:color="auto" w:frame="1"/>
          <w:rPrChange w:id="127" w:author="Admin" w:date="2021-05-03T07:37:00Z">
            <w:rPr/>
          </w:rPrChange>
        </w:rPr>
        <w:t xml:space="preserve">One of the great features of React is that it updates only </w:t>
      </w:r>
      <w:r w:rsidR="00280F48" w:rsidRPr="00F30A11">
        <w:rPr>
          <w:rFonts w:ascii="inherit" w:hAnsi="inherit"/>
          <w:sz w:val="24"/>
          <w:bdr w:val="none" w:sz="0" w:space="0" w:color="auto" w:frame="1"/>
          <w:rPrChange w:id="128" w:author="Admin" w:date="2021-05-03T07:37:00Z">
            <w:rPr/>
          </w:rPrChange>
        </w:rPr>
        <w:t>the elements that need an update. You can inspect the HTML output of the example above and see that only the text in the para</w:t>
      </w:r>
      <w:r w:rsidR="004E1059" w:rsidRPr="00F30A11">
        <w:rPr>
          <w:rFonts w:ascii="inherit" w:hAnsi="inherit"/>
          <w:sz w:val="24"/>
          <w:bdr w:val="none" w:sz="0" w:space="0" w:color="auto" w:frame="1"/>
          <w:rPrChange w:id="129" w:author="Admin" w:date="2021-05-03T07:37:00Z">
            <w:rPr/>
          </w:rPrChange>
        </w:rPr>
        <w:t>graph gets updated every second.</w:t>
      </w:r>
    </w:p>
    <w:p w14:paraId="4648BBA9" w14:textId="2C4A4A35" w:rsidR="00280F48" w:rsidRDefault="00280F48" w:rsidP="00F30A11">
      <w:pPr>
        <w:spacing w:after="0" w:line="240" w:lineRule="auto"/>
        <w:rPr>
          <w:rFonts w:ascii="Times New Roman" w:hAnsi="Times New Roman"/>
          <w:sz w:val="24"/>
          <w:rPrChange w:id="130" w:author="Admin" w:date="2021-05-03T07:37:00Z">
            <w:rPr/>
          </w:rPrChange>
        </w:rPr>
        <w:pPrChange w:id="131" w:author="Admin" w:date="2021-05-03T07:37:00Z">
          <w:pPr/>
        </w:pPrChange>
      </w:pPr>
    </w:p>
    <w:p w14:paraId="7D693A56" w14:textId="041F7684" w:rsidR="00280F48" w:rsidRDefault="004E1059" w:rsidP="004D1276">
      <w:pPr>
        <w:rPr>
          <w:ins w:id="132" w:author="Admin" w:date="2021-05-03T07:37:00Z"/>
        </w:rPr>
      </w:pPr>
      <w:ins w:id="133" w:author="Admin" w:date="2021-05-03T07:37:00Z">
        <w:r>
          <w:rPr>
            <w:noProof/>
          </w:rPr>
          <w:drawing>
            <wp:inline distT="0" distB="0" distL="0" distR="0" wp14:anchorId="46124A98" wp14:editId="46C47C3D">
              <wp:extent cx="4086225" cy="752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752475"/>
                      </a:xfrm>
                      <a:prstGeom prst="rect">
                        <a:avLst/>
                      </a:prstGeom>
                    </pic:spPr>
                  </pic:pic>
                </a:graphicData>
              </a:graphic>
            </wp:inline>
          </w:drawing>
        </w:r>
      </w:ins>
    </w:p>
    <w:p w14:paraId="6E42F8EA" w14:textId="5AD71CE9" w:rsidR="00280F48" w:rsidRDefault="00280F48" w:rsidP="004D1276">
      <w:pPr>
        <w:rPr>
          <w:ins w:id="134" w:author="Admin" w:date="2021-05-03T07:37:00Z"/>
        </w:rPr>
      </w:pPr>
    </w:p>
    <w:p w14:paraId="097D052B" w14:textId="6529C9FA" w:rsidR="00280F48" w:rsidRDefault="00280F48" w:rsidP="004D1276">
      <w:pPr>
        <w:rPr>
          <w:ins w:id="135" w:author="Admin" w:date="2021-05-03T07:37:00Z"/>
        </w:rPr>
      </w:pPr>
    </w:p>
    <w:p w14:paraId="0F366EFD" w14:textId="1273B4EB" w:rsidR="00280F48" w:rsidRDefault="00280F48" w:rsidP="004D1276">
      <w:pPr>
        <w:rPr>
          <w:ins w:id="136" w:author="Admin" w:date="2021-05-03T07:37:00Z"/>
        </w:rPr>
      </w:pPr>
    </w:p>
    <w:p w14:paraId="7BF049D3" w14:textId="55C31D5F" w:rsidR="00280F48" w:rsidRDefault="00280F48" w:rsidP="004D1276">
      <w:pPr>
        <w:rPr>
          <w:ins w:id="137" w:author="Admin" w:date="2021-05-03T07:37:00Z"/>
        </w:rPr>
      </w:pPr>
    </w:p>
    <w:p w14:paraId="394A9875" w14:textId="472CD1B2" w:rsidR="00280F48" w:rsidRDefault="00280F48" w:rsidP="004D1276">
      <w:pPr>
        <w:rPr>
          <w:ins w:id="138" w:author="Admin" w:date="2021-05-03T07:37:00Z"/>
        </w:rPr>
      </w:pPr>
    </w:p>
    <w:p w14:paraId="028E690E" w14:textId="5A5D406E" w:rsidR="00280F48" w:rsidRDefault="00280F48" w:rsidP="00F30A11">
      <w:pPr>
        <w:shd w:val="clear" w:color="auto" w:fill="F9F9FA"/>
        <w:spacing w:after="0" w:line="324" w:lineRule="atLeast"/>
        <w:textAlignment w:val="baseline"/>
        <w:rPr>
          <w:moveTo w:id="139" w:author="Admin" w:date="2021-05-03T07:37:00Z"/>
          <w:rFonts w:ascii="inherit" w:hAnsi="inherit"/>
          <w:b/>
          <w:color w:val="6B7F99"/>
          <w:sz w:val="27"/>
          <w:rPrChange w:id="140" w:author="Admin" w:date="2021-05-03T07:37:00Z">
            <w:rPr>
              <w:moveTo w:id="141" w:author="Admin" w:date="2021-05-03T07:37:00Z"/>
              <w:rStyle w:val="sl-description-text"/>
            </w:rPr>
          </w:rPrChange>
        </w:rPr>
        <w:pPrChange w:id="142" w:author="Admin" w:date="2021-05-03T07:37:00Z">
          <w:pPr>
            <w:pStyle w:val="Heading1"/>
          </w:pPr>
        </w:pPrChange>
      </w:pPr>
      <w:ins w:id="143" w:author="Admin" w:date="2021-05-03T07:37:00Z">
        <w:r>
          <w:rPr>
            <w:rStyle w:val="sl-description-text"/>
          </w:rPr>
          <w:t xml:space="preserve">6. </w:t>
        </w:r>
      </w:ins>
      <w:moveToRangeStart w:id="144" w:author="Admin" w:date="2021-05-03T07:37:00Z" w:name="move70919867"/>
      <w:moveTo w:id="145" w:author="Admin" w:date="2021-05-03T07:37:00Z">
        <w:r w:rsidRPr="00F30A11">
          <w:rPr>
            <w:rFonts w:ascii="inherit" w:hAnsi="inherit"/>
            <w:b/>
            <w:color w:val="6B7F99"/>
            <w:sz w:val="27"/>
            <w:rPrChange w:id="146" w:author="Admin" w:date="2021-05-03T07:37:00Z">
              <w:rPr>
                <w:rStyle w:val="sl-description-text"/>
              </w:rPr>
            </w:rPrChange>
          </w:rPr>
          <w:t>Virtual DOM</w:t>
        </w:r>
      </w:moveTo>
    </w:p>
    <w:moveToRangeEnd w:id="144"/>
    <w:p w14:paraId="70025D05" w14:textId="77777777" w:rsidR="00F30A11" w:rsidRDefault="00F30A11" w:rsidP="00F30A11">
      <w:pPr>
        <w:spacing w:after="0" w:line="240" w:lineRule="auto"/>
        <w:rPr>
          <w:ins w:id="147" w:author="Admin" w:date="2021-05-03T07:37:00Z"/>
          <w:rFonts w:ascii="Times New Roman" w:eastAsia="Times New Roman" w:hAnsi="Times New Roman" w:cs="Times New Roman"/>
          <w:sz w:val="24"/>
          <w:szCs w:val="24"/>
        </w:rPr>
      </w:pPr>
      <w:ins w:id="148" w:author="Admin" w:date="2021-05-03T07:37:00Z">
        <w:r>
          <w:rPr>
            <w:noProof/>
          </w:rPr>
          <w:drawing>
            <wp:inline distT="0" distB="0" distL="0" distR="0" wp14:anchorId="25B76C06" wp14:editId="08B7E88B">
              <wp:extent cx="4038600" cy="723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723900"/>
                      </a:xfrm>
                      <a:prstGeom prst="rect">
                        <a:avLst/>
                      </a:prstGeom>
                    </pic:spPr>
                  </pic:pic>
                </a:graphicData>
              </a:graphic>
            </wp:inline>
          </w:drawing>
        </w:r>
      </w:ins>
    </w:p>
    <w:p w14:paraId="467DAC6E" w14:textId="77777777" w:rsidR="00280F48" w:rsidRDefault="00280F48" w:rsidP="00F30A11">
      <w:pPr>
        <w:spacing w:after="0" w:line="240" w:lineRule="auto"/>
        <w:rPr>
          <w:rFonts w:ascii="Times New Roman" w:hAnsi="Times New Roman"/>
          <w:sz w:val="24"/>
          <w:rPrChange w:id="149" w:author="Admin" w:date="2021-05-03T07:37:00Z">
            <w:rPr/>
          </w:rPrChange>
        </w:rPr>
        <w:pPrChange w:id="150" w:author="Admin" w:date="2021-05-03T07:37:00Z">
          <w:pPr/>
        </w:pPrChange>
      </w:pPr>
    </w:p>
    <w:p w14:paraId="474CFFB7" w14:textId="1260BF1E" w:rsidR="00280F48" w:rsidRDefault="00280F48" w:rsidP="004D1276">
      <w:pPr>
        <w:rPr>
          <w:ins w:id="151" w:author="Admin" w:date="2021-05-03T07:37:00Z"/>
          <w:rStyle w:val="sl-description-text"/>
          <w:rFonts w:ascii="Fira Sans" w:hAnsi="Fira Sans"/>
          <w:color w:val="2D3846"/>
          <w:bdr w:val="none" w:sz="0" w:space="0" w:color="auto" w:frame="1"/>
          <w:shd w:val="clear" w:color="auto" w:fill="F9F9FA"/>
        </w:rPr>
      </w:pPr>
      <w:r w:rsidRPr="00F30A11">
        <w:rPr>
          <w:rFonts w:ascii="inherit" w:hAnsi="inherit"/>
          <w:sz w:val="24"/>
          <w:bdr w:val="none" w:sz="0" w:space="0" w:color="auto" w:frame="1"/>
          <w:rPrChange w:id="152" w:author="Admin" w:date="2021-05-03T07:37:00Z">
            <w:rPr>
              <w:rStyle w:val="sl-description-text"/>
              <w:rFonts w:ascii="Fira Sans" w:hAnsi="Fira Sans"/>
              <w:color w:val="2D3846"/>
              <w:bdr w:val="none" w:sz="0" w:space="0" w:color="auto" w:frame="1"/>
              <w:shd w:val="clear" w:color="auto" w:fill="F9F9FA"/>
            </w:rPr>
          </w:rPrChange>
        </w:rPr>
        <w:t>We learned in the previous part that React updates only the elements that are necessary.</w:t>
      </w:r>
      <w:r w:rsidRPr="00F30A11">
        <w:rPr>
          <w:rFonts w:ascii="Times New Roman" w:hAnsi="Times New Roman"/>
          <w:sz w:val="24"/>
          <w:rPrChange w:id="153" w:author="Admin" w:date="2021-05-03T07:37:00Z">
            <w:rPr>
              <w:rFonts w:ascii="Fira Sans" w:hAnsi="Fira Sans"/>
              <w:color w:val="2D3846"/>
            </w:rPr>
          </w:rPrChange>
        </w:rPr>
        <w:br/>
      </w:r>
      <w:r w:rsidRPr="00F30A11">
        <w:rPr>
          <w:rFonts w:ascii="inherit" w:hAnsi="inherit"/>
          <w:sz w:val="24"/>
          <w:bdr w:val="none" w:sz="0" w:space="0" w:color="auto" w:frame="1"/>
          <w:rPrChange w:id="154" w:author="Admin" w:date="2021-05-03T07:37:00Z">
            <w:rPr>
              <w:rStyle w:val="sl-description-text"/>
              <w:rFonts w:ascii="Fira Sans" w:hAnsi="Fira Sans"/>
              <w:color w:val="2D3846"/>
              <w:bdr w:val="none" w:sz="0" w:space="0" w:color="auto" w:frame="1"/>
              <w:shd w:val="clear" w:color="auto" w:fill="F9F9FA"/>
            </w:rPr>
          </w:rPrChange>
        </w:rPr>
        <w:t>This allows React apps to be much faster than apps built with other front-end technologies.</w:t>
      </w:r>
      <w:ins w:id="155" w:author="Admin" w:date="2021-05-03T07:37:00Z">
        <w:r w:rsidR="00F30A11" w:rsidRPr="00F30A11">
          <w:rPr>
            <w:rFonts w:ascii="Times New Roman" w:eastAsia="Times New Roman" w:hAnsi="Times New Roman" w:cs="Times New Roman"/>
            <w:sz w:val="24"/>
            <w:szCs w:val="24"/>
          </w:rPr>
          <w:br/>
        </w:r>
      </w:ins>
    </w:p>
    <w:p w14:paraId="1D4E248A" w14:textId="2490923B" w:rsidR="00280F48" w:rsidRPr="00280F48" w:rsidRDefault="00280F48" w:rsidP="00280F48">
      <w:pPr>
        <w:spacing w:after="0" w:line="240" w:lineRule="auto"/>
        <w:rPr>
          <w:rFonts w:ascii="Times New Roman" w:eastAsia="Times New Roman" w:hAnsi="Times New Roman" w:cs="Times New Roman"/>
          <w:sz w:val="24"/>
          <w:szCs w:val="24"/>
        </w:rPr>
      </w:pPr>
      <w:r w:rsidRPr="00280F48">
        <w:rPr>
          <w:rFonts w:ascii="inherit" w:eastAsia="Times New Roman" w:hAnsi="inherit" w:cs="Times New Roman"/>
          <w:sz w:val="24"/>
          <w:szCs w:val="24"/>
          <w:bdr w:val="none" w:sz="0" w:space="0" w:color="auto" w:frame="1"/>
        </w:rPr>
        <w:t>But how does React achieve that?</w:t>
      </w:r>
      <w:r w:rsidRPr="00280F48">
        <w:rPr>
          <w:rFonts w:ascii="Times New Roman" w:eastAsia="Times New Roman" w:hAnsi="Times New Roman" w:cs="Times New Roman"/>
          <w:sz w:val="24"/>
          <w:szCs w:val="24"/>
        </w:rPr>
        <w:br/>
      </w:r>
      <w:r w:rsidRPr="00280F48">
        <w:rPr>
          <w:rFonts w:ascii="inherit" w:eastAsia="Times New Roman" w:hAnsi="inherit" w:cs="Times New Roman"/>
          <w:sz w:val="24"/>
          <w:szCs w:val="24"/>
          <w:bdr w:val="none" w:sz="0" w:space="0" w:color="auto" w:frame="1"/>
        </w:rPr>
        <w:t>React uses a </w:t>
      </w:r>
      <w:r w:rsidRPr="00280F48">
        <w:rPr>
          <w:rFonts w:ascii="inherit" w:eastAsia="Times New Roman" w:hAnsi="inherit" w:cs="Times New Roman"/>
          <w:b/>
          <w:bCs/>
          <w:sz w:val="24"/>
          <w:szCs w:val="24"/>
          <w:bdr w:val="none" w:sz="0" w:space="0" w:color="auto" w:frame="1"/>
        </w:rPr>
        <w:t>Virtual DOM</w:t>
      </w:r>
      <w:r w:rsidRPr="00280F48">
        <w:rPr>
          <w:rFonts w:ascii="inherit" w:eastAsia="Times New Roman" w:hAnsi="inherit" w:cs="Times New Roman"/>
          <w:sz w:val="24"/>
          <w:szCs w:val="24"/>
          <w:bdr w:val="none" w:sz="0" w:space="0" w:color="auto" w:frame="1"/>
        </w:rPr>
        <w:t>, which is a lightweight representation of the DOM.</w:t>
      </w:r>
      <w:r w:rsidRPr="00280F48">
        <w:rPr>
          <w:rFonts w:ascii="Times New Roman" w:eastAsia="Times New Roman" w:hAnsi="Times New Roman" w:cs="Times New Roman"/>
          <w:sz w:val="24"/>
          <w:szCs w:val="24"/>
        </w:rPr>
        <w:br/>
      </w:r>
      <w:r w:rsidRPr="00280F48">
        <w:rPr>
          <w:rFonts w:ascii="inherit" w:eastAsia="Times New Roman" w:hAnsi="inherit" w:cs="Times New Roman"/>
          <w:sz w:val="24"/>
          <w:szCs w:val="24"/>
          <w:bdr w:val="none" w:sz="0" w:space="0" w:color="auto" w:frame="1"/>
        </w:rPr>
        <w:t>When an element gets changed, it is first updated in the Virtual DOM. That process is fast, as the virtual DOM is represented by simple objects.</w:t>
      </w:r>
      <w:ins w:id="156" w:author="Admin" w:date="2021-05-03T07:37:00Z">
        <w:r w:rsidR="00F30A11" w:rsidRPr="00F30A11">
          <w:rPr>
            <w:rFonts w:ascii="inherit" w:eastAsia="Times New Roman" w:hAnsi="inherit" w:cs="Times New Roman"/>
            <w:sz w:val="24"/>
            <w:szCs w:val="24"/>
            <w:bdr w:val="none" w:sz="0" w:space="0" w:color="auto" w:frame="1"/>
          </w:rPr>
          <w:t xml:space="preserve"> </w:t>
        </w:r>
        <w:r w:rsidRPr="00280F48">
          <w:rPr>
            <w:rFonts w:ascii="Times New Roman" w:eastAsia="Times New Roman" w:hAnsi="Times New Roman" w:cs="Times New Roman"/>
            <w:sz w:val="24"/>
            <w:szCs w:val="24"/>
          </w:rPr>
          <w:br/>
        </w:r>
        <w:r w:rsidRPr="00280F48">
          <w:rPr>
            <w:rFonts w:ascii="Times New Roman" w:eastAsia="Times New Roman" w:hAnsi="Times New Roman" w:cs="Times New Roman"/>
            <w:sz w:val="24"/>
            <w:szCs w:val="24"/>
          </w:rPr>
          <w:br/>
        </w:r>
      </w:ins>
      <w:r w:rsidRPr="00280F48">
        <w:rPr>
          <w:rFonts w:ascii="inherit" w:eastAsia="Times New Roman" w:hAnsi="inherit" w:cs="Times New Roman"/>
          <w:sz w:val="24"/>
          <w:szCs w:val="24"/>
          <w:bdr w:val="none" w:sz="0" w:space="0" w:color="auto" w:frame="1"/>
        </w:rPr>
        <w:t>After that, React compares the Virtual DOM to its previous state and only applies the DOM updates necessary to bring the DOM to the desired state.</w:t>
      </w:r>
    </w:p>
    <w:p w14:paraId="6F6AB2E9" w14:textId="59DC89EA" w:rsidR="00280F48" w:rsidRDefault="00280F48" w:rsidP="00F30A11">
      <w:pPr>
        <w:spacing w:after="0" w:line="240" w:lineRule="auto"/>
        <w:rPr>
          <w:rFonts w:ascii="Times New Roman" w:hAnsi="Times New Roman"/>
          <w:sz w:val="24"/>
          <w:rPrChange w:id="157" w:author="Admin" w:date="2021-05-03T07:37:00Z">
            <w:rPr/>
          </w:rPrChange>
        </w:rPr>
        <w:pPrChange w:id="158" w:author="Admin" w:date="2021-05-03T07:37:00Z">
          <w:pPr/>
        </w:pPrChange>
      </w:pPr>
    </w:p>
    <w:p w14:paraId="59469AFA" w14:textId="77777777" w:rsidR="00F30A11" w:rsidRDefault="00F30A11" w:rsidP="00F30A11">
      <w:pPr>
        <w:spacing w:after="0" w:line="240" w:lineRule="auto"/>
        <w:rPr>
          <w:ins w:id="159" w:author="Admin" w:date="2021-05-03T07:37:00Z"/>
          <w:rFonts w:ascii="Times New Roman" w:eastAsia="Times New Roman" w:hAnsi="Times New Roman" w:cs="Times New Roman"/>
          <w:sz w:val="24"/>
          <w:szCs w:val="24"/>
        </w:rPr>
      </w:pPr>
      <w:ins w:id="160" w:author="Admin" w:date="2021-05-03T07:37:00Z">
        <w:r>
          <w:rPr>
            <w:noProof/>
          </w:rPr>
          <w:drawing>
            <wp:inline distT="0" distB="0" distL="0" distR="0" wp14:anchorId="154DFDF6" wp14:editId="6C148C93">
              <wp:extent cx="4076700" cy="70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704850"/>
                      </a:xfrm>
                      <a:prstGeom prst="rect">
                        <a:avLst/>
                      </a:prstGeom>
                    </pic:spPr>
                  </pic:pic>
                </a:graphicData>
              </a:graphic>
            </wp:inline>
          </w:drawing>
        </w:r>
      </w:ins>
    </w:p>
    <w:p w14:paraId="04B455D8" w14:textId="77777777" w:rsidR="00F30A11" w:rsidRDefault="00F30A11" w:rsidP="00F30A11">
      <w:pPr>
        <w:spacing w:after="0" w:line="240" w:lineRule="auto"/>
        <w:rPr>
          <w:ins w:id="161" w:author="Admin" w:date="2021-05-03T07:37:00Z"/>
          <w:rFonts w:ascii="Times New Roman" w:eastAsia="Times New Roman" w:hAnsi="Times New Roman" w:cs="Times New Roman"/>
          <w:sz w:val="24"/>
          <w:szCs w:val="24"/>
        </w:rPr>
      </w:pPr>
    </w:p>
    <w:p w14:paraId="7CA3B04B" w14:textId="5E4CC416" w:rsidR="00280F48" w:rsidRDefault="00280F48" w:rsidP="004D1276">
      <w:pPr>
        <w:rPr>
          <w:ins w:id="162" w:author="Admin" w:date="2021-05-03T07:37:00Z"/>
        </w:rPr>
      </w:pPr>
      <w:ins w:id="163" w:author="Admin" w:date="2021-05-03T07:37:00Z">
        <w:r>
          <w:rPr>
            <w:noProof/>
          </w:rPr>
          <w:drawing>
            <wp:inline distT="0" distB="0" distL="0" distR="0" wp14:anchorId="52474E30" wp14:editId="148F5930">
              <wp:extent cx="4067175" cy="838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838200"/>
                      </a:xfrm>
                      <a:prstGeom prst="rect">
                        <a:avLst/>
                      </a:prstGeom>
                    </pic:spPr>
                  </pic:pic>
                </a:graphicData>
              </a:graphic>
            </wp:inline>
          </w:drawing>
        </w:r>
      </w:ins>
    </w:p>
    <w:p w14:paraId="08AF2020" w14:textId="52199EA8" w:rsidR="00280F48" w:rsidRDefault="00280F48" w:rsidP="00280F48">
      <w:pPr>
        <w:pStyle w:val="Heading1"/>
        <w:rPr>
          <w:rFonts w:ascii="Fira Sans" w:hAnsi="Fira Sans"/>
          <w:b/>
          <w:color w:val="2D3846"/>
          <w:sz w:val="38"/>
          <w:shd w:val="clear" w:color="auto" w:fill="F9F9FA"/>
          <w:rPrChange w:id="164" w:author="Admin" w:date="2021-05-03T07:37:00Z">
            <w:rPr/>
          </w:rPrChange>
        </w:rPr>
      </w:pPr>
      <w:ins w:id="165" w:author="Admin" w:date="2021-05-03T07:37:00Z">
        <w:r>
          <w:rPr>
            <w:rStyle w:val="sl-description-text"/>
          </w:rPr>
          <w:t xml:space="preserve">7. </w:t>
        </w:r>
      </w:ins>
      <w:r>
        <w:rPr>
          <w:rFonts w:ascii="Fira Sans" w:hAnsi="Fira Sans"/>
          <w:b/>
          <w:color w:val="2D3846"/>
          <w:sz w:val="38"/>
          <w:shd w:val="clear" w:color="auto" w:fill="F9F9FA"/>
          <w:rPrChange w:id="166" w:author="Admin" w:date="2021-05-03T07:37:00Z">
            <w:rPr>
              <w:rStyle w:val="sl-description-text"/>
            </w:rPr>
          </w:rPrChange>
        </w:rPr>
        <w:t>Components</w:t>
      </w:r>
    </w:p>
    <w:p w14:paraId="420B6ED0" w14:textId="6B61C4CF" w:rsidR="00280F48" w:rsidRDefault="00280F48" w:rsidP="004D1276">
      <w:pPr>
        <w:rPr>
          <w:rStyle w:val="sl-description-text"/>
          <w:rFonts w:ascii="Fira Sans" w:hAnsi="Fira Sans"/>
          <w:color w:val="2D3846"/>
          <w:bdr w:val="none" w:sz="0" w:space="0" w:color="auto" w:frame="1"/>
          <w:shd w:val="clear" w:color="auto" w:fill="F9F9FA"/>
          <w:rPrChange w:id="167" w:author="Admin" w:date="2021-05-03T07:37:00Z">
            <w:rPr>
              <w:rFonts w:ascii="Fira Sans" w:hAnsi="Fira Sans"/>
              <w:color w:val="2D3846"/>
              <w:shd w:val="clear" w:color="auto" w:fill="F9F9FA"/>
            </w:rPr>
          </w:rPrChange>
        </w:rPr>
      </w:pPr>
      <w:r>
        <w:rPr>
          <w:rStyle w:val="sl-description-text"/>
          <w:rFonts w:ascii="Fira Sans" w:hAnsi="Fira Sans"/>
          <w:color w:val="2D3846"/>
          <w:bdr w:val="none" w:sz="0" w:space="0" w:color="auto" w:frame="1"/>
          <w:shd w:val="clear" w:color="auto" w:fill="F9F9FA"/>
          <w:rPrChange w:id="168" w:author="Admin" w:date="2021-05-03T07:37:00Z">
            <w:rPr>
              <w:rFonts w:ascii="Fira Sans" w:hAnsi="Fira Sans"/>
              <w:color w:val="2D3846"/>
              <w:shd w:val="clear" w:color="auto" w:fill="F9F9FA"/>
            </w:rPr>
          </w:rPrChange>
        </w:rPr>
        <w:t xml:space="preserve">Components let you split the page into independent and reusable parts. </w:t>
      </w:r>
      <w:proofErr w:type="spellStart"/>
      <w:ins w:id="169" w:author="Admin" w:date="2021-05-03T07:37:00Z">
        <w:r w:rsidR="00F30A11">
          <w:rPr>
            <w:rStyle w:val="sl-description-text"/>
            <w:rFonts w:ascii="Fira Sans" w:hAnsi="Fira Sans"/>
            <w:color w:val="2D3846"/>
            <w:bdr w:val="none" w:sz="0" w:space="0" w:color="auto" w:frame="1"/>
            <w:shd w:val="clear" w:color="auto" w:fill="F9F9FA"/>
          </w:rPr>
          <w:t>Let’s</w:t>
        </w:r>
        <w:r>
          <w:rPr>
            <w:rFonts w:ascii="Fira Sans" w:hAnsi="Fira Sans"/>
            <w:color w:val="2D3846"/>
            <w:shd w:val="clear" w:color="auto" w:fill="F9F9FA"/>
          </w:rPr>
          <w:t>Let's</w:t>
        </w:r>
      </w:ins>
      <w:proofErr w:type="spellEnd"/>
      <w:r>
        <w:rPr>
          <w:rStyle w:val="sl-description-text"/>
          <w:rFonts w:ascii="Fira Sans" w:hAnsi="Fira Sans"/>
          <w:color w:val="2D3846"/>
          <w:bdr w:val="none" w:sz="0" w:space="0" w:color="auto" w:frame="1"/>
          <w:shd w:val="clear" w:color="auto" w:fill="F9F9FA"/>
          <w:rPrChange w:id="170" w:author="Admin" w:date="2021-05-03T07:37:00Z">
            <w:rPr>
              <w:rFonts w:ascii="Fira Sans" w:hAnsi="Fira Sans"/>
              <w:color w:val="2D3846"/>
              <w:shd w:val="clear" w:color="auto" w:fill="F9F9FA"/>
            </w:rPr>
          </w:rPrChange>
        </w:rPr>
        <w:t xml:space="preserve"> visualize this by taking a look at a piece of the </w:t>
      </w:r>
      <w:proofErr w:type="spellStart"/>
      <w:r>
        <w:rPr>
          <w:rStyle w:val="sl-description-text"/>
          <w:rFonts w:ascii="Fira Sans" w:hAnsi="Fira Sans"/>
          <w:color w:val="2D3846"/>
          <w:bdr w:val="none" w:sz="0" w:space="0" w:color="auto" w:frame="1"/>
          <w:shd w:val="clear" w:color="auto" w:fill="F9F9FA"/>
          <w:rPrChange w:id="171" w:author="Admin" w:date="2021-05-03T07:37:00Z">
            <w:rPr>
              <w:rFonts w:ascii="Fira Sans" w:hAnsi="Fira Sans"/>
              <w:color w:val="2D3846"/>
              <w:shd w:val="clear" w:color="auto" w:fill="F9F9FA"/>
            </w:rPr>
          </w:rPrChange>
        </w:rPr>
        <w:t>SoloLearn</w:t>
      </w:r>
      <w:proofErr w:type="spellEnd"/>
      <w:r>
        <w:rPr>
          <w:rStyle w:val="sl-description-text"/>
          <w:rFonts w:ascii="Fira Sans" w:hAnsi="Fira Sans"/>
          <w:color w:val="2D3846"/>
          <w:bdr w:val="none" w:sz="0" w:space="0" w:color="auto" w:frame="1"/>
          <w:shd w:val="clear" w:color="auto" w:fill="F9F9FA"/>
          <w:rPrChange w:id="172" w:author="Admin" w:date="2021-05-03T07:37:00Z">
            <w:rPr>
              <w:rFonts w:ascii="Fira Sans" w:hAnsi="Fira Sans"/>
              <w:color w:val="2D3846"/>
              <w:shd w:val="clear" w:color="auto" w:fill="F9F9FA"/>
            </w:rPr>
          </w:rPrChange>
        </w:rPr>
        <w:t xml:space="preserve"> Discussions page:</w:t>
      </w:r>
    </w:p>
    <w:p w14:paraId="20C81823" w14:textId="77777777" w:rsidR="00F30A11" w:rsidRDefault="00F30A11" w:rsidP="00F30A11">
      <w:pPr>
        <w:rPr>
          <w:ins w:id="173" w:author="Admin" w:date="2021-05-03T07:37:00Z"/>
        </w:rPr>
      </w:pPr>
      <w:ins w:id="174" w:author="Admin" w:date="2021-05-03T07:37:00Z">
        <w:r>
          <w:rPr>
            <w:noProof/>
          </w:rPr>
          <w:drawing>
            <wp:inline distT="0" distB="0" distL="0" distR="0" wp14:anchorId="3752AF96" wp14:editId="7A26E228">
              <wp:extent cx="4095750" cy="695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0" cy="695325"/>
                      </a:xfrm>
                      <a:prstGeom prst="rect">
                        <a:avLst/>
                      </a:prstGeom>
                    </pic:spPr>
                  </pic:pic>
                </a:graphicData>
              </a:graphic>
            </wp:inline>
          </w:drawing>
        </w:r>
      </w:ins>
    </w:p>
    <w:p w14:paraId="7A523341" w14:textId="328A20DE" w:rsidR="00280F48" w:rsidRDefault="00280F48" w:rsidP="004D1276">
      <w:pPr>
        <w:rPr>
          <w:ins w:id="175" w:author="Admin" w:date="2021-05-03T07:37:00Z"/>
        </w:rPr>
      </w:pPr>
      <w:ins w:id="176" w:author="Admin" w:date="2021-05-03T07:37:00Z">
        <w:r>
          <w:rPr>
            <w:noProof/>
          </w:rPr>
          <w:drawing>
            <wp:inline distT="0" distB="0" distL="0" distR="0" wp14:anchorId="7070A05B" wp14:editId="2BC4A8BD">
              <wp:extent cx="4057650" cy="70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7650" cy="704850"/>
                      </a:xfrm>
                      <a:prstGeom prst="rect">
                        <a:avLst/>
                      </a:prstGeom>
                    </pic:spPr>
                  </pic:pic>
                </a:graphicData>
              </a:graphic>
            </wp:inline>
          </w:drawing>
        </w:r>
      </w:ins>
    </w:p>
    <w:p w14:paraId="781BC60D" w14:textId="40BF2279" w:rsidR="00280F48" w:rsidRDefault="00280F48" w:rsidP="00F30A11">
      <w:pPr>
        <w:spacing w:after="0" w:line="240" w:lineRule="auto"/>
        <w:rPr>
          <w:rFonts w:ascii="inherit" w:hAnsi="inherit"/>
          <w:sz w:val="24"/>
          <w:bdr w:val="none" w:sz="0" w:space="0" w:color="auto" w:frame="1"/>
          <w:rPrChange w:id="177" w:author="Admin" w:date="2021-05-03T07:37:00Z">
            <w:rPr>
              <w:rStyle w:val="sl-description-text"/>
              <w:rFonts w:ascii="Fira Sans" w:hAnsi="Fira Sans"/>
              <w:color w:val="2D3846"/>
              <w:bdr w:val="none" w:sz="0" w:space="0" w:color="auto" w:frame="1"/>
              <w:shd w:val="clear" w:color="auto" w:fill="F9F9FA"/>
            </w:rPr>
          </w:rPrChange>
        </w:rPr>
        <w:pPrChange w:id="178" w:author="Admin" w:date="2021-05-03T07:37:00Z">
          <w:pPr/>
        </w:pPrChange>
      </w:pPr>
      <w:r w:rsidRPr="00F30A11">
        <w:rPr>
          <w:rFonts w:ascii="inherit" w:hAnsi="inherit"/>
          <w:sz w:val="24"/>
          <w:bdr w:val="none" w:sz="0" w:space="0" w:color="auto" w:frame="1"/>
          <w:rPrChange w:id="179" w:author="Admin" w:date="2021-05-03T07:37:00Z">
            <w:rPr>
              <w:rStyle w:val="sl-description-text"/>
              <w:rFonts w:ascii="Fira Sans" w:hAnsi="Fira Sans"/>
              <w:color w:val="2D3846"/>
              <w:bdr w:val="none" w:sz="0" w:space="0" w:color="auto" w:frame="1"/>
              <w:shd w:val="clear" w:color="auto" w:fill="F9F9FA"/>
            </w:rPr>
          </w:rPrChange>
        </w:rPr>
        <w:lastRenderedPageBreak/>
        <w:t>Notice that the page can be split into multiple parts. Each of these "parts" are a </w:t>
      </w:r>
      <w:r w:rsidRPr="00F30A11">
        <w:rPr>
          <w:rFonts w:ascii="inherit" w:hAnsi="inherit"/>
          <w:b/>
          <w:sz w:val="24"/>
          <w:bdr w:val="none" w:sz="0" w:space="0" w:color="auto" w:frame="1"/>
          <w:rPrChange w:id="180" w:author="Admin" w:date="2021-05-03T07:37:00Z">
            <w:rPr>
              <w:rStyle w:val="sl-description-text"/>
              <w:rFonts w:ascii="inherit" w:hAnsi="inherit"/>
              <w:b/>
              <w:bCs/>
              <w:color w:val="2D3846"/>
              <w:bdr w:val="none" w:sz="0" w:space="0" w:color="auto" w:frame="1"/>
              <w:shd w:val="clear" w:color="auto" w:fill="F9F9FA"/>
            </w:rPr>
          </w:rPrChange>
        </w:rPr>
        <w:t>component</w:t>
      </w:r>
      <w:r w:rsidRPr="00F30A11">
        <w:rPr>
          <w:rFonts w:ascii="inherit" w:hAnsi="inherit"/>
          <w:sz w:val="24"/>
          <w:bdr w:val="none" w:sz="0" w:space="0" w:color="auto" w:frame="1"/>
          <w:rPrChange w:id="181" w:author="Admin" w:date="2021-05-03T07:37:00Z">
            <w:rPr>
              <w:rStyle w:val="sl-description-text"/>
              <w:rFonts w:ascii="Fira Sans" w:hAnsi="Fira Sans"/>
              <w:color w:val="2D3846"/>
              <w:bdr w:val="none" w:sz="0" w:space="0" w:color="auto" w:frame="1"/>
              <w:shd w:val="clear" w:color="auto" w:fill="F9F9FA"/>
            </w:rPr>
          </w:rPrChange>
        </w:rPr>
        <w:t>.</w:t>
      </w:r>
      <w:r w:rsidRPr="00F30A11">
        <w:rPr>
          <w:rFonts w:ascii="Times New Roman" w:hAnsi="Times New Roman"/>
          <w:sz w:val="24"/>
          <w:rPrChange w:id="182" w:author="Admin" w:date="2021-05-03T07:37:00Z">
            <w:rPr>
              <w:rFonts w:ascii="Fira Sans" w:hAnsi="Fira Sans"/>
              <w:color w:val="2D3846"/>
            </w:rPr>
          </w:rPrChange>
        </w:rPr>
        <w:br/>
      </w:r>
      <w:r w:rsidRPr="00F30A11">
        <w:rPr>
          <w:rFonts w:ascii="inherit" w:hAnsi="inherit"/>
          <w:sz w:val="24"/>
          <w:bdr w:val="none" w:sz="0" w:space="0" w:color="auto" w:frame="1"/>
          <w:rPrChange w:id="183" w:author="Admin" w:date="2021-05-03T07:37:00Z">
            <w:rPr>
              <w:rStyle w:val="sl-description-text"/>
              <w:rFonts w:ascii="Fira Sans" w:hAnsi="Fira Sans"/>
              <w:color w:val="2D3846"/>
              <w:bdr w:val="none" w:sz="0" w:space="0" w:color="auto" w:frame="1"/>
              <w:shd w:val="clear" w:color="auto" w:fill="F9F9FA"/>
            </w:rPr>
          </w:rPrChange>
        </w:rPr>
        <w:t>The heading is a component, the "new question" button is a component, and the search bar is its own component.</w:t>
      </w:r>
      <w:ins w:id="184" w:author="Admin" w:date="2021-05-03T07:37:00Z">
        <w:r w:rsidR="00F30A11" w:rsidRPr="00F30A11">
          <w:rPr>
            <w:rFonts w:ascii="inherit" w:eastAsia="Times New Roman" w:hAnsi="inherit" w:cs="Times New Roman"/>
            <w:sz w:val="24"/>
            <w:szCs w:val="24"/>
            <w:bdr w:val="none" w:sz="0" w:space="0" w:color="auto" w:frame="1"/>
          </w:rPr>
          <w:t xml:space="preserve"> </w:t>
        </w:r>
        <w:r>
          <w:rPr>
            <w:rFonts w:ascii="Fira Sans" w:hAnsi="Fira Sans"/>
            <w:color w:val="2D3846"/>
          </w:rPr>
          <w:br/>
        </w:r>
      </w:ins>
      <w:r w:rsidRPr="00F30A11">
        <w:rPr>
          <w:rFonts w:ascii="inherit" w:hAnsi="inherit"/>
          <w:sz w:val="24"/>
          <w:bdr w:val="none" w:sz="0" w:space="0" w:color="auto" w:frame="1"/>
          <w:rPrChange w:id="185" w:author="Admin" w:date="2021-05-03T07:37:00Z">
            <w:rPr>
              <w:rStyle w:val="sl-description-text"/>
              <w:rFonts w:ascii="Fira Sans" w:hAnsi="Fira Sans"/>
              <w:color w:val="2D3846"/>
              <w:bdr w:val="none" w:sz="0" w:space="0" w:color="auto" w:frame="1"/>
              <w:shd w:val="clear" w:color="auto" w:fill="F9F9FA"/>
            </w:rPr>
          </w:rPrChange>
        </w:rPr>
        <w:t>This makes organizing the page leaps and bounds easier, but even more importantly, components allow us as the developers to separate concerns from one another.</w:t>
      </w:r>
    </w:p>
    <w:p w14:paraId="7F9A653A" w14:textId="77777777" w:rsidR="00F30A11" w:rsidRDefault="00F30A11" w:rsidP="00F30A11">
      <w:pPr>
        <w:spacing w:after="0" w:line="240" w:lineRule="auto"/>
        <w:rPr>
          <w:ins w:id="186" w:author="Admin" w:date="2021-05-03T07:37:00Z"/>
          <w:rFonts w:ascii="inherit" w:eastAsia="Times New Roman" w:hAnsi="inherit" w:cs="Times New Roman"/>
          <w:sz w:val="24"/>
          <w:szCs w:val="24"/>
          <w:bdr w:val="none" w:sz="0" w:space="0" w:color="auto" w:frame="1"/>
        </w:rPr>
      </w:pPr>
    </w:p>
    <w:p w14:paraId="612A6A23" w14:textId="77777777" w:rsidR="00F30A11" w:rsidRPr="00F30A11" w:rsidRDefault="00F30A11" w:rsidP="00F30A11">
      <w:pPr>
        <w:spacing w:after="0" w:line="240" w:lineRule="auto"/>
        <w:rPr>
          <w:ins w:id="187" w:author="Admin" w:date="2021-05-03T07:37:00Z"/>
          <w:rFonts w:ascii="Times New Roman" w:eastAsia="Times New Roman" w:hAnsi="Times New Roman" w:cs="Times New Roman"/>
          <w:sz w:val="24"/>
          <w:szCs w:val="24"/>
        </w:rPr>
      </w:pPr>
      <w:ins w:id="188" w:author="Admin" w:date="2021-05-03T07:37:00Z">
        <w:r>
          <w:rPr>
            <w:noProof/>
          </w:rPr>
          <w:drawing>
            <wp:inline distT="0" distB="0" distL="0" distR="0" wp14:anchorId="55C4D25A" wp14:editId="7AC6BC41">
              <wp:extent cx="4038600" cy="1247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1247775"/>
                      </a:xfrm>
                      <a:prstGeom prst="rect">
                        <a:avLst/>
                      </a:prstGeom>
                    </pic:spPr>
                  </pic:pic>
                </a:graphicData>
              </a:graphic>
            </wp:inline>
          </w:drawing>
        </w:r>
      </w:ins>
    </w:p>
    <w:p w14:paraId="6CED70A8" w14:textId="3336BB86" w:rsidR="004E1059" w:rsidRDefault="00F30A11" w:rsidP="004E1059">
      <w:pPr>
        <w:jc w:val="center"/>
        <w:rPr>
          <w:ins w:id="189" w:author="Admin" w:date="2021-05-03T07:37:00Z"/>
        </w:rPr>
      </w:pPr>
      <w:ins w:id="190" w:author="Admin" w:date="2021-05-03T07:37:00Z">
        <w:r>
          <w:rPr>
            <w:rFonts w:ascii="Fira Sans" w:hAnsi="Fira Sans"/>
            <w:color w:val="2D3846"/>
          </w:rPr>
          <w:br/>
        </w:r>
        <w:r>
          <w:rPr>
            <w:rStyle w:val="sl-description-text"/>
            <w:rFonts w:ascii="Fira Sans" w:hAnsi="Fira Sans"/>
            <w:color w:val="2D3846"/>
            <w:bdr w:val="none" w:sz="0" w:space="0" w:color="auto" w:frame="1"/>
            <w:shd w:val="clear" w:color="auto" w:fill="F9F9FA"/>
          </w:rPr>
          <w:t>In</w:t>
        </w:r>
        <w:r w:rsidR="004E1059">
          <w:rPr>
            <w:noProof/>
          </w:rPr>
          <w:drawing>
            <wp:inline distT="0" distB="0" distL="0" distR="0" wp14:anchorId="5EDA1E2B" wp14:editId="47168159">
              <wp:extent cx="3645724" cy="109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4101" cy="1103697"/>
                      </a:xfrm>
                      <a:prstGeom prst="rect">
                        <a:avLst/>
                      </a:prstGeom>
                    </pic:spPr>
                  </pic:pic>
                </a:graphicData>
              </a:graphic>
            </wp:inline>
          </w:drawing>
        </w:r>
      </w:ins>
    </w:p>
    <w:p w14:paraId="1A05C9D1" w14:textId="501069F5" w:rsidR="004E1059" w:rsidRDefault="004E1059" w:rsidP="004E1059">
      <w:pPr>
        <w:rPr>
          <w:rStyle w:val="sl-description-text"/>
          <w:rFonts w:ascii="Fira Sans" w:hAnsi="Fira Sans"/>
          <w:color w:val="2D3846"/>
          <w:bdr w:val="none" w:sz="0" w:space="0" w:color="auto" w:frame="1"/>
          <w:shd w:val="clear" w:color="auto" w:fill="F9F9FA"/>
        </w:rPr>
      </w:pPr>
      <w:ins w:id="191" w:author="Admin" w:date="2021-05-03T07:37:00Z">
        <w:r w:rsidRPr="004E1059">
          <w:rPr>
            <w:rStyle w:val="Heading2Char"/>
          </w:rPr>
          <w:t>Functional Components</w:t>
        </w:r>
        <w:r>
          <w:rPr>
            <w:rFonts w:ascii="Fira Sans" w:hAnsi="Fira Sans"/>
            <w:color w:val="2D3846"/>
          </w:rPr>
          <w:br/>
        </w:r>
        <w:r>
          <w:rPr>
            <w:rStyle w:val="sl-description-text"/>
            <w:rFonts w:ascii="Fira Sans" w:hAnsi="Fira Sans"/>
            <w:color w:val="2D3846"/>
            <w:bdr w:val="none" w:sz="0" w:space="0" w:color="auto" w:frame="1"/>
            <w:shd w:val="clear" w:color="auto" w:fill="F9F9FA"/>
          </w:rPr>
          <w:t>in</w:t>
        </w:r>
      </w:ins>
      <w:r>
        <w:rPr>
          <w:rStyle w:val="sl-description-text"/>
          <w:rFonts w:ascii="Fira Sans" w:hAnsi="Fira Sans"/>
          <w:color w:val="2D3846"/>
          <w:bdr w:val="none" w:sz="0" w:space="0" w:color="auto" w:frame="1"/>
          <w:shd w:val="clear" w:color="auto" w:fill="F9F9FA"/>
        </w:rPr>
        <w:t xml:space="preserve"> React, there are two types of components that you can use: </w:t>
      </w:r>
      <w:r>
        <w:rPr>
          <w:rStyle w:val="sl-description-text"/>
          <w:rFonts w:ascii="inherit" w:hAnsi="inherit"/>
          <w:b/>
          <w:bCs/>
          <w:color w:val="2D3846"/>
          <w:bdr w:val="none" w:sz="0" w:space="0" w:color="auto" w:frame="1"/>
          <w:shd w:val="clear" w:color="auto" w:fill="F9F9FA"/>
        </w:rPr>
        <w:t>Functional Components </w:t>
      </w:r>
      <w:r>
        <w:rPr>
          <w:rStyle w:val="sl-description-text"/>
          <w:rFonts w:ascii="Fira Sans" w:hAnsi="Fira Sans"/>
          <w:color w:val="2D3846"/>
          <w:bdr w:val="none" w:sz="0" w:space="0" w:color="auto" w:frame="1"/>
          <w:shd w:val="clear" w:color="auto" w:fill="F9F9FA"/>
        </w:rPr>
        <w:t>and</w:t>
      </w:r>
      <w:r>
        <w:rPr>
          <w:rStyle w:val="sl-description-text"/>
          <w:rFonts w:ascii="inherit" w:hAnsi="inherit"/>
          <w:b/>
          <w:bCs/>
          <w:color w:val="2D3846"/>
          <w:bdr w:val="none" w:sz="0" w:space="0" w:color="auto" w:frame="1"/>
          <w:shd w:val="clear" w:color="auto" w:fill="F9F9FA"/>
        </w:rPr>
        <w:t> Class Components</w:t>
      </w:r>
      <w:r>
        <w:rPr>
          <w:rStyle w:val="sl-description-text"/>
          <w:rFonts w:ascii="Fira Sans" w:hAnsi="Fira Sans"/>
          <w:color w:val="2D3846"/>
          <w:bdr w:val="none" w:sz="0" w:space="0" w:color="auto" w:frame="1"/>
          <w:shd w:val="clear" w:color="auto" w:fill="F9F9FA"/>
        </w:rPr>
        <w:t>.</w:t>
      </w:r>
      <w:r>
        <w:rPr>
          <w:rFonts w:ascii="Fira Sans" w:hAnsi="Fira Sans"/>
          <w:color w:val="2D3846"/>
        </w:rPr>
        <w:br/>
      </w:r>
      <w:r>
        <w:rPr>
          <w:rStyle w:val="sl-description-text"/>
          <w:rFonts w:ascii="Fira Sans" w:hAnsi="Fira Sans"/>
          <w:color w:val="2D3846"/>
          <w:bdr w:val="none" w:sz="0" w:space="0" w:color="auto" w:frame="1"/>
          <w:shd w:val="clear" w:color="auto" w:fill="F9F9FA"/>
        </w:rPr>
        <w:t>In this part, we will talk about functional components.</w:t>
      </w:r>
      <w:ins w:id="192" w:author="Admin" w:date="2021-05-03T07:37:00Z">
        <w:r>
          <w:rPr>
            <w:rFonts w:ascii="Fira Sans" w:hAnsi="Fira Sans"/>
            <w:color w:val="2D3846"/>
          </w:rPr>
          <w:t xml:space="preserve"> </w:t>
        </w:r>
        <w:r>
          <w:rPr>
            <w:rStyle w:val="sl-description-text"/>
            <w:rFonts w:ascii="Fira Sans" w:hAnsi="Fira Sans"/>
            <w:color w:val="2D3846"/>
            <w:bdr w:val="none" w:sz="0" w:space="0" w:color="auto" w:frame="1"/>
            <w:shd w:val="clear" w:color="auto" w:fill="F9F9FA"/>
          </w:rPr>
          <w:t>A functional component is a simple JavaScript function:</w:t>
        </w:r>
      </w:ins>
    </w:p>
    <w:p w14:paraId="35310997" w14:textId="77777777" w:rsidR="00F30A11" w:rsidRDefault="00F30A11" w:rsidP="00F30A11">
      <w:pPr>
        <w:rPr>
          <w:ins w:id="193" w:author="Admin" w:date="2021-05-03T07:37:00Z"/>
        </w:rPr>
      </w:pPr>
    </w:p>
    <w:p w14:paraId="3549C8FD" w14:textId="77777777" w:rsidR="00F30A11" w:rsidRDefault="00F30A11" w:rsidP="00F30A11">
      <w:pPr>
        <w:rPr>
          <w:ins w:id="194" w:author="Admin" w:date="2021-05-03T07:37:00Z"/>
        </w:rPr>
      </w:pPr>
    </w:p>
    <w:p w14:paraId="6AB0514C" w14:textId="77777777" w:rsidR="00F30A11" w:rsidRDefault="00F30A11" w:rsidP="00F30A11">
      <w:pPr>
        <w:rPr>
          <w:ins w:id="195" w:author="Admin" w:date="2021-05-03T07:37:00Z"/>
        </w:rPr>
      </w:pPr>
    </w:p>
    <w:p w14:paraId="092BC414" w14:textId="77777777" w:rsidR="00F30A11" w:rsidRDefault="00F30A11" w:rsidP="00F30A11">
      <w:pPr>
        <w:pStyle w:val="Heading1"/>
        <w:shd w:val="clear" w:color="auto" w:fill="F9F9FA"/>
        <w:spacing w:before="0" w:line="563" w:lineRule="atLeast"/>
        <w:textAlignment w:val="baseline"/>
        <w:rPr>
          <w:ins w:id="196" w:author="Admin" w:date="2021-05-03T07:37:00Z"/>
          <w:rFonts w:ascii="Fira Sans" w:hAnsi="Fira Sans"/>
          <w:color w:val="2D3846"/>
          <w:sz w:val="38"/>
          <w:szCs w:val="38"/>
        </w:rPr>
      </w:pPr>
      <w:ins w:id="197" w:author="Admin" w:date="2021-05-03T07:37:00Z">
        <w:r>
          <w:rPr>
            <w:rStyle w:val="sl-description-text"/>
            <w:rFonts w:ascii="inherit" w:hAnsi="inherit"/>
            <w:color w:val="2D3846"/>
            <w:sz w:val="38"/>
            <w:szCs w:val="38"/>
            <w:bdr w:val="none" w:sz="0" w:space="0" w:color="auto" w:frame="1"/>
          </w:rPr>
          <w:t>Functional Components</w:t>
        </w:r>
      </w:ins>
    </w:p>
    <w:p w14:paraId="20BDC9B3" w14:textId="02D2BEC7" w:rsidR="004E1059" w:rsidRPr="00F30A11" w:rsidRDefault="00F30A11" w:rsidP="004E1059">
      <w:pPr>
        <w:rPr>
          <w:rFonts w:ascii="Fira Sans" w:hAnsi="Fira Sans"/>
          <w:color w:val="2D3846"/>
          <w:shd w:val="clear" w:color="auto" w:fill="F9F9FA"/>
          <w:rPrChange w:id="198" w:author="Admin" w:date="2021-05-03T07:37:00Z">
            <w:rPr>
              <w:rFonts w:asciiTheme="majorHAnsi" w:eastAsiaTheme="majorEastAsia" w:hAnsiTheme="majorHAnsi" w:cstheme="majorBidi"/>
              <w:b/>
              <w:color w:val="2E74B5" w:themeColor="accent1" w:themeShade="BF"/>
              <w:sz w:val="26"/>
              <w:szCs w:val="26"/>
            </w:rPr>
          </w:rPrChange>
        </w:rPr>
      </w:pPr>
      <w:ins w:id="199" w:author="Admin" w:date="2021-05-03T07:37:00Z">
        <w:r>
          <w:rPr>
            <w:rFonts w:ascii="Fira Sans" w:hAnsi="Fira Sans"/>
            <w:color w:val="2D3846"/>
            <w:shd w:val="clear" w:color="auto" w:fill="F9F9FA"/>
          </w:rPr>
          <w:t xml:space="preserve">A functional component is a simple JavaScript </w:t>
        </w:r>
      </w:ins>
      <w:r w:rsidR="004E1059">
        <w:rPr>
          <w:rFonts w:ascii="Fira Sans" w:hAnsi="Fira Sans"/>
          <w:color w:val="2D3846"/>
          <w:shd w:val="clear" w:color="auto" w:fill="F9F9FA"/>
          <w:rPrChange w:id="200" w:author="Admin" w:date="2021-05-03T07:37:00Z">
            <w:rPr>
              <w:b/>
              <w:noProof/>
            </w:rPr>
          </w:rPrChange>
        </w:rPr>
        <w:t>function</w:t>
      </w:r>
      <w:ins w:id="201" w:author="Admin" w:date="2021-05-03T07:37:00Z">
        <w:r>
          <w:rPr>
            <w:rFonts w:ascii="Fira Sans" w:hAnsi="Fira Sans"/>
            <w:color w:val="2D3846"/>
            <w:shd w:val="clear" w:color="auto" w:fill="F9F9FA"/>
          </w:rPr>
          <w:t>:</w:t>
        </w:r>
        <w:r w:rsidR="004E1059">
          <w:rPr>
            <w:b/>
            <w:noProof/>
          </w:rPr>
          <w:t xml:space="preserve"> Hello (){ return &lt;h1&gt;hello world.&lt;/h1&gt;; }</w:t>
        </w:r>
      </w:ins>
    </w:p>
    <w:p w14:paraId="69ED8D44" w14:textId="77777777" w:rsidR="00F30A11" w:rsidRDefault="00F30A11" w:rsidP="00F30A11">
      <w:pPr>
        <w:rPr>
          <w:ins w:id="202" w:author="Admin" w:date="2021-05-03T07:37:00Z"/>
        </w:rPr>
      </w:pPr>
      <w:ins w:id="203" w:author="Admin" w:date="2021-05-03T07:37:00Z">
        <w:r>
          <w:rPr>
            <w:noProof/>
          </w:rPr>
          <w:drawing>
            <wp:inline distT="0" distB="0" distL="0" distR="0" wp14:anchorId="595153A7" wp14:editId="2003185E">
              <wp:extent cx="4105275" cy="638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275" cy="638175"/>
                      </a:xfrm>
                      <a:prstGeom prst="rect">
                        <a:avLst/>
                      </a:prstGeom>
                    </pic:spPr>
                  </pic:pic>
                </a:graphicData>
              </a:graphic>
            </wp:inline>
          </w:drawing>
        </w:r>
      </w:ins>
    </w:p>
    <w:p w14:paraId="701983BC" w14:textId="31CA9ACD" w:rsidR="004E1059" w:rsidRDefault="004E1059" w:rsidP="004E1059">
      <w:pPr>
        <w:rPr>
          <w:rStyle w:val="sl-description-text"/>
          <w:rFonts w:ascii="Fira Sans" w:hAnsi="Fira Sans"/>
          <w:color w:val="2D3846"/>
          <w:bdr w:val="none" w:sz="0" w:space="0" w:color="auto" w:frame="1"/>
          <w:shd w:val="clear" w:color="auto" w:fill="F9F9FA"/>
        </w:rPr>
      </w:pPr>
      <w:r>
        <w:rPr>
          <w:rStyle w:val="sl-description-text"/>
          <w:rFonts w:ascii="Fira Sans" w:hAnsi="Fira Sans"/>
          <w:color w:val="2D3846"/>
          <w:bdr w:val="none" w:sz="0" w:space="0" w:color="auto" w:frame="1"/>
          <w:shd w:val="clear" w:color="auto" w:fill="F9F9FA"/>
        </w:rPr>
        <w:t>The code above defined a functional component called </w:t>
      </w:r>
      <w:r>
        <w:rPr>
          <w:rStyle w:val="sl-description-text"/>
          <w:rFonts w:ascii="inherit" w:hAnsi="inherit"/>
          <w:b/>
          <w:bCs/>
          <w:color w:val="2D3846"/>
          <w:bdr w:val="none" w:sz="0" w:space="0" w:color="auto" w:frame="1"/>
          <w:shd w:val="clear" w:color="auto" w:fill="F9F9FA"/>
        </w:rPr>
        <w:t>Hello</w:t>
      </w:r>
      <w:r>
        <w:rPr>
          <w:rStyle w:val="sl-description-text"/>
          <w:rFonts w:ascii="Fira Sans" w:hAnsi="Fira Sans"/>
          <w:color w:val="2D3846"/>
          <w:bdr w:val="none" w:sz="0" w:space="0" w:color="auto" w:frame="1"/>
          <w:shd w:val="clear" w:color="auto" w:fill="F9F9FA"/>
        </w:rPr>
        <w:t xml:space="preserve"> that returns a simple React element</w:t>
      </w:r>
      <w:ins w:id="204" w:author="Admin" w:date="2021-05-03T07:37:00Z">
        <w:r w:rsidR="00F30A11">
          <w:rPr>
            <w:rStyle w:val="sl-description-text"/>
            <w:rFonts w:ascii="Fira Sans" w:hAnsi="Fira Sans"/>
            <w:color w:val="2D3846"/>
            <w:bdr w:val="none" w:sz="0" w:space="0" w:color="auto" w:frame="1"/>
            <w:shd w:val="clear" w:color="auto" w:fill="F9F9FA"/>
          </w:rPr>
          <w:t>.</w:t>
        </w:r>
      </w:ins>
    </w:p>
    <w:p w14:paraId="44A17D58" w14:textId="77777777" w:rsidR="00F30A11" w:rsidRDefault="00F30A11" w:rsidP="00F30A11">
      <w:pPr>
        <w:rPr>
          <w:ins w:id="205" w:author="Admin" w:date="2021-05-03T07:37:00Z"/>
          <w:rFonts w:ascii="Fira Sans" w:hAnsi="Fira Sans"/>
          <w:color w:val="2D3846"/>
          <w:bdr w:val="none" w:sz="0" w:space="0" w:color="auto" w:frame="1"/>
          <w:shd w:val="clear" w:color="auto" w:fill="F9F9FA"/>
        </w:rPr>
      </w:pPr>
      <w:ins w:id="206" w:author="Admin" w:date="2021-05-03T07:37:00Z">
        <w:r>
          <w:rPr>
            <w:noProof/>
          </w:rPr>
          <w:drawing>
            <wp:inline distT="0" distB="0" distL="0" distR="0" wp14:anchorId="02526EC4" wp14:editId="2F7007DB">
              <wp:extent cx="4038600" cy="914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600" cy="914400"/>
                      </a:xfrm>
                      <a:prstGeom prst="rect">
                        <a:avLst/>
                      </a:prstGeom>
                    </pic:spPr>
                  </pic:pic>
                </a:graphicData>
              </a:graphic>
            </wp:inline>
          </w:drawing>
        </w:r>
      </w:ins>
    </w:p>
    <w:p w14:paraId="33FD48C7" w14:textId="4B2F8A36" w:rsidR="004E1059" w:rsidRDefault="004E1059" w:rsidP="004E1059">
      <w:pPr>
        <w:jc w:val="center"/>
        <w:rPr>
          <w:ins w:id="207" w:author="Admin" w:date="2021-05-03T07:37:00Z"/>
          <w:noProof/>
        </w:rPr>
      </w:pPr>
      <w:ins w:id="208" w:author="Admin" w:date="2021-05-03T07:37:00Z">
        <w:r>
          <w:rPr>
            <w:rStyle w:val="sl-description-text"/>
            <w:rFonts w:ascii="Fira Sans" w:hAnsi="Fira Sans"/>
            <w:color w:val="2D3846"/>
            <w:bdr w:val="none" w:sz="0" w:space="0" w:color="auto" w:frame="1"/>
            <w:shd w:val="clear" w:color="auto" w:fill="F9F9FA"/>
          </w:rPr>
          <w:t>.</w:t>
        </w:r>
        <w:r w:rsidRPr="004E1059">
          <w:rPr>
            <w:noProof/>
          </w:rPr>
          <w:t xml:space="preserve"> </w:t>
        </w:r>
        <w:r>
          <w:rPr>
            <w:noProof/>
          </w:rPr>
          <w:drawing>
            <wp:inline distT="0" distB="0" distL="0" distR="0" wp14:anchorId="768BC370" wp14:editId="29796D0E">
              <wp:extent cx="3585845" cy="73627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5788" cy="744471"/>
                      </a:xfrm>
                      <a:prstGeom prst="rect">
                        <a:avLst/>
                      </a:prstGeom>
                    </pic:spPr>
                  </pic:pic>
                </a:graphicData>
              </a:graphic>
            </wp:inline>
          </w:drawing>
        </w:r>
      </w:ins>
    </w:p>
    <w:p w14:paraId="7DA26137" w14:textId="77777777" w:rsidR="004E1059" w:rsidRDefault="004E1059" w:rsidP="004E1059">
      <w:pPr>
        <w:pStyle w:val="Heading1"/>
        <w:shd w:val="clear" w:color="auto" w:fill="F9F9FA"/>
        <w:spacing w:before="0" w:line="563" w:lineRule="atLeast"/>
        <w:textAlignment w:val="baseline"/>
        <w:rPr>
          <w:rFonts w:ascii="Fira Sans" w:hAnsi="Fira Sans"/>
          <w:color w:val="2D3846"/>
          <w:sz w:val="38"/>
          <w:rPrChange w:id="209" w:author="Admin" w:date="2021-05-03T07:37:00Z">
            <w:rPr>
              <w:rFonts w:ascii="Fira Sans" w:hAnsi="Fira Sans"/>
              <w:color w:val="2D3846"/>
            </w:rPr>
          </w:rPrChange>
        </w:rPr>
      </w:pPr>
      <w:r>
        <w:rPr>
          <w:rStyle w:val="sl-description-text"/>
          <w:rFonts w:ascii="inherit" w:hAnsi="inherit"/>
          <w:color w:val="2D3846"/>
          <w:sz w:val="38"/>
          <w:bdr w:val="none" w:sz="0" w:space="0" w:color="auto" w:frame="1"/>
          <w:rPrChange w:id="210" w:author="Admin" w:date="2021-05-03T07:37:00Z">
            <w:rPr>
              <w:rStyle w:val="Heading2Char"/>
            </w:rPr>
          </w:rPrChange>
        </w:rPr>
        <w:lastRenderedPageBreak/>
        <w:t>Rendering Components</w:t>
      </w:r>
    </w:p>
    <w:p w14:paraId="6DFF5DB2" w14:textId="77777777" w:rsidR="00F30A11" w:rsidRDefault="00F30A11" w:rsidP="00F30A11">
      <w:pPr>
        <w:rPr>
          <w:ins w:id="211" w:author="Admin" w:date="2021-05-03T07:37:00Z"/>
          <w:rStyle w:val="sl-description-text"/>
          <w:rFonts w:ascii="Fira Sans" w:hAnsi="Fira Sans"/>
          <w:color w:val="2D3846"/>
          <w:bdr w:val="none" w:sz="0" w:space="0" w:color="auto" w:frame="1"/>
          <w:shd w:val="clear" w:color="auto" w:fill="F9F9FA"/>
        </w:rPr>
      </w:pPr>
      <w:ins w:id="212" w:author="Admin" w:date="2021-05-03T07:37:00Z">
        <w:r>
          <w:rPr>
            <w:rFonts w:ascii="Fira Sans" w:hAnsi="Fira Sans"/>
            <w:color w:val="2D3846"/>
          </w:rPr>
          <w:br/>
        </w:r>
      </w:ins>
      <w:r w:rsidR="004E1059">
        <w:rPr>
          <w:rStyle w:val="sl-description-text"/>
          <w:rFonts w:ascii="Fira Sans" w:hAnsi="Fira Sans"/>
          <w:color w:val="2D3846"/>
          <w:bdr w:val="none" w:sz="0" w:space="0" w:color="auto" w:frame="1"/>
          <w:shd w:val="clear" w:color="auto" w:fill="F9F9FA"/>
          <w:rPrChange w:id="213" w:author="Admin" w:date="2021-05-03T07:37:00Z">
            <w:rPr>
              <w:rStyle w:val="sl-description-text"/>
              <w:rFonts w:ascii="Fira Sans" w:hAnsi="Fira Sans"/>
              <w:color w:val="2D3846"/>
              <w:sz w:val="26"/>
              <w:bdr w:val="none" w:sz="0" w:space="0" w:color="auto" w:frame="1"/>
              <w:shd w:val="clear" w:color="auto" w:fill="F9F9FA"/>
            </w:rPr>
          </w:rPrChange>
        </w:rPr>
        <w:t>In order to display the component, we need to create the corresponding JSX element.</w:t>
      </w:r>
    </w:p>
    <w:p w14:paraId="79D6286F" w14:textId="77EA2E4E" w:rsidR="004E1059" w:rsidRDefault="004E1059" w:rsidP="00F30A11">
      <w:pPr>
        <w:rPr>
          <w:rStyle w:val="sl-description-text"/>
          <w:rFonts w:ascii="inherit" w:hAnsi="inherit"/>
          <w:b/>
          <w:color w:val="2D3846"/>
          <w:bdr w:val="none" w:sz="0" w:space="0" w:color="auto" w:frame="1"/>
          <w:shd w:val="clear" w:color="auto" w:fill="F9F9FA"/>
          <w:rPrChange w:id="214" w:author="Admin" w:date="2021-05-03T07:37:00Z">
            <w:rPr>
              <w:rStyle w:val="sl-description-text"/>
              <w:rFonts w:ascii="Fira Sans" w:hAnsi="Fira Sans"/>
              <w:color w:val="2D3846"/>
              <w:sz w:val="30"/>
              <w:bdr w:val="none" w:sz="0" w:space="0" w:color="auto" w:frame="1"/>
              <w:shd w:val="clear" w:color="auto" w:fill="F9F9FA"/>
            </w:rPr>
          </w:rPrChange>
        </w:rPr>
        <w:pPrChange w:id="215" w:author="Admin" w:date="2021-05-03T07:37:00Z">
          <w:pPr>
            <w:pStyle w:val="Heading1"/>
            <w:shd w:val="clear" w:color="auto" w:fill="F9F9FA"/>
            <w:spacing w:before="0" w:line="240" w:lineRule="auto"/>
            <w:textAlignment w:val="baseline"/>
          </w:pPr>
        </w:pPrChange>
      </w:pPr>
      <w:ins w:id="216" w:author="Admin" w:date="2021-05-03T07:37:00Z">
        <w:r w:rsidRPr="004E1059">
          <w:rPr>
            <w:rStyle w:val="sl-description-text"/>
            <w:rFonts w:ascii="Fira Sans" w:hAnsi="Fira Sans"/>
            <w:color w:val="2D3846"/>
            <w:sz w:val="30"/>
            <w:bdr w:val="none" w:sz="0" w:space="0" w:color="auto" w:frame="1"/>
            <w:shd w:val="clear" w:color="auto" w:fill="F9F9FA"/>
          </w:rPr>
          <w:t xml:space="preserve"> </w:t>
        </w:r>
      </w:ins>
      <w:r>
        <w:rPr>
          <w:rStyle w:val="sl-description-text"/>
          <w:rFonts w:ascii="Fira Sans" w:hAnsi="Fira Sans"/>
          <w:color w:val="2D3846"/>
          <w:bdr w:val="none" w:sz="0" w:space="0" w:color="auto" w:frame="1"/>
          <w:shd w:val="clear" w:color="auto" w:fill="F9F9FA"/>
          <w:rPrChange w:id="217" w:author="Admin" w:date="2021-05-03T07:37:00Z">
            <w:rPr>
              <w:rStyle w:val="sl-description-text"/>
              <w:rFonts w:ascii="Fira Sans" w:hAnsi="Fira Sans"/>
              <w:color w:val="2D3846"/>
              <w:sz w:val="30"/>
              <w:bdr w:val="none" w:sz="0" w:space="0" w:color="auto" w:frame="1"/>
              <w:shd w:val="clear" w:color="auto" w:fill="F9F9FA"/>
            </w:rPr>
          </w:rPrChange>
        </w:rPr>
        <w:t>For example, for our user-defined component </w:t>
      </w:r>
      <w:r>
        <w:rPr>
          <w:rStyle w:val="sl-description-text"/>
          <w:rFonts w:ascii="inherit" w:hAnsi="inherit"/>
          <w:b/>
          <w:color w:val="2D3846"/>
          <w:bdr w:val="none" w:sz="0" w:space="0" w:color="auto" w:frame="1"/>
          <w:shd w:val="clear" w:color="auto" w:fill="F9F9FA"/>
          <w:rPrChange w:id="218" w:author="Admin" w:date="2021-05-03T07:37:00Z">
            <w:rPr>
              <w:rStyle w:val="sl-description-text"/>
              <w:rFonts w:ascii="inherit" w:hAnsi="inherit"/>
              <w:b/>
              <w:bCs/>
              <w:color w:val="2D3846"/>
              <w:sz w:val="30"/>
              <w:bdr w:val="none" w:sz="0" w:space="0" w:color="auto" w:frame="1"/>
              <w:shd w:val="clear" w:color="auto" w:fill="F9F9FA"/>
            </w:rPr>
          </w:rPrChange>
        </w:rPr>
        <w:t>Hello</w:t>
      </w:r>
      <w:ins w:id="219" w:author="Admin" w:date="2021-05-03T07:37:00Z">
        <w:r w:rsidRPr="004E1059">
          <w:rPr>
            <w:rStyle w:val="sl-description-text"/>
            <w:rFonts w:ascii="Fira Sans" w:hAnsi="Fira Sans"/>
            <w:color w:val="2D3846"/>
            <w:sz w:val="30"/>
            <w:bdr w:val="none" w:sz="0" w:space="0" w:color="auto" w:frame="1"/>
            <w:shd w:val="clear" w:color="auto" w:fill="F9F9FA"/>
          </w:rPr>
          <w:t>:</w:t>
        </w:r>
      </w:ins>
    </w:p>
    <w:p w14:paraId="78BA5D23" w14:textId="77777777" w:rsidR="00F30A11" w:rsidRDefault="00F30A11" w:rsidP="00F30A11">
      <w:pPr>
        <w:rPr>
          <w:ins w:id="220" w:author="Admin" w:date="2021-05-03T07:37:00Z"/>
          <w:rFonts w:ascii="Fira Sans" w:hAnsi="Fira Sans"/>
          <w:color w:val="2D3846"/>
          <w:bdr w:val="none" w:sz="0" w:space="0" w:color="auto" w:frame="1"/>
          <w:shd w:val="clear" w:color="auto" w:fill="F9F9FA"/>
        </w:rPr>
      </w:pPr>
      <w:ins w:id="221" w:author="Admin" w:date="2021-05-03T07:37:00Z">
        <w:r>
          <w:rPr>
            <w:noProof/>
          </w:rPr>
          <w:drawing>
            <wp:inline distT="0" distB="0" distL="0" distR="0" wp14:anchorId="20940213" wp14:editId="69205E34">
              <wp:extent cx="4067175" cy="371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175" cy="371475"/>
                      </a:xfrm>
                      <a:prstGeom prst="rect">
                        <a:avLst/>
                      </a:prstGeom>
                    </pic:spPr>
                  </pic:pic>
                </a:graphicData>
              </a:graphic>
            </wp:inline>
          </w:drawing>
        </w:r>
      </w:ins>
    </w:p>
    <w:p w14:paraId="4D95F60D" w14:textId="6F164B79" w:rsidR="004E1059" w:rsidRDefault="004E1059" w:rsidP="004E1059">
      <w:pPr>
        <w:rPr>
          <w:ins w:id="222" w:author="Admin" w:date="2021-05-03T07:37:00Z"/>
        </w:rPr>
      </w:pPr>
    </w:p>
    <w:p w14:paraId="66B5B62E" w14:textId="6EBEC712" w:rsidR="004E1059" w:rsidRDefault="004E1059" w:rsidP="004E1059">
      <w:pPr>
        <w:rPr>
          <w:ins w:id="223" w:author="Admin" w:date="2021-05-03T07:37:00Z"/>
        </w:rPr>
      </w:pPr>
      <w:ins w:id="224" w:author="Admin" w:date="2021-05-03T07:37:00Z">
        <w:r>
          <w:rPr>
            <w:noProof/>
          </w:rPr>
          <w:drawing>
            <wp:inline distT="0" distB="0" distL="0" distR="0" wp14:anchorId="47C3BD4D" wp14:editId="3B4204CC">
              <wp:extent cx="4029075" cy="352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075" cy="352425"/>
                      </a:xfrm>
                      <a:prstGeom prst="rect">
                        <a:avLst/>
                      </a:prstGeom>
                    </pic:spPr>
                  </pic:pic>
                </a:graphicData>
              </a:graphic>
            </wp:inline>
          </w:drawing>
        </w:r>
      </w:ins>
    </w:p>
    <w:p w14:paraId="48470740" w14:textId="12667617" w:rsidR="004E1059" w:rsidRDefault="004E1059" w:rsidP="00F30A11">
      <w:pPr>
        <w:rPr>
          <w:rFonts w:ascii="Fira Sans" w:hAnsi="Fira Sans"/>
          <w:color w:val="2D3846"/>
          <w:shd w:val="clear" w:color="auto" w:fill="F9F9FA"/>
          <w:rPrChange w:id="225" w:author="Admin" w:date="2021-05-03T07:37:00Z">
            <w:rPr>
              <w:rFonts w:ascii="Fira Sans" w:eastAsia="Times New Roman" w:hAnsi="Fira Sans" w:cs="Times New Roman"/>
              <w:color w:val="2D3846"/>
              <w:sz w:val="24"/>
              <w:szCs w:val="24"/>
              <w:bdr w:val="none" w:sz="0" w:space="0" w:color="auto" w:frame="1"/>
              <w:shd w:val="clear" w:color="auto" w:fill="F9F9FA"/>
            </w:rPr>
          </w:rPrChange>
        </w:rPr>
        <w:pPrChange w:id="226" w:author="Admin" w:date="2021-05-03T07:37:00Z">
          <w:pPr>
            <w:spacing w:after="0" w:line="240" w:lineRule="auto"/>
          </w:pPr>
        </w:pPrChange>
      </w:pPr>
      <w:r>
        <w:rPr>
          <w:rFonts w:ascii="Fira Sans" w:hAnsi="Fira Sans"/>
          <w:color w:val="2D3846"/>
          <w:shd w:val="clear" w:color="auto" w:fill="F9F9FA"/>
          <w:rPrChange w:id="227" w:author="Admin" w:date="2021-05-03T07:37:00Z">
            <w:rPr>
              <w:rFonts w:ascii="Fira Sans" w:eastAsia="Times New Roman" w:hAnsi="Fira Sans" w:cs="Times New Roman"/>
              <w:color w:val="2D3846"/>
              <w:sz w:val="24"/>
              <w:szCs w:val="24"/>
              <w:bdr w:val="none" w:sz="0" w:space="0" w:color="auto" w:frame="1"/>
              <w:shd w:val="clear" w:color="auto" w:fill="F9F9FA"/>
            </w:rPr>
          </w:rPrChange>
        </w:rPr>
        <w:t>Now, we can use our user-defined element and render it on the page:</w:t>
      </w:r>
    </w:p>
    <w:p w14:paraId="19CADFCA" w14:textId="77777777" w:rsidR="00F30A11" w:rsidRDefault="00F30A11" w:rsidP="00F30A11">
      <w:pPr>
        <w:rPr>
          <w:ins w:id="228" w:author="Admin" w:date="2021-05-03T07:37:00Z"/>
          <w:rFonts w:ascii="Fira Sans" w:hAnsi="Fira Sans"/>
          <w:color w:val="2D3846"/>
          <w:bdr w:val="none" w:sz="0" w:space="0" w:color="auto" w:frame="1"/>
          <w:shd w:val="clear" w:color="auto" w:fill="F9F9FA"/>
        </w:rPr>
      </w:pPr>
      <w:ins w:id="229" w:author="Admin" w:date="2021-05-03T07:37:00Z">
        <w:r>
          <w:rPr>
            <w:noProof/>
          </w:rPr>
          <w:drawing>
            <wp:inline distT="0" distB="0" distL="0" distR="0" wp14:anchorId="40D75323" wp14:editId="1F9D4939">
              <wp:extent cx="4076700" cy="1514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6700" cy="1514475"/>
                      </a:xfrm>
                      <a:prstGeom prst="rect">
                        <a:avLst/>
                      </a:prstGeom>
                    </pic:spPr>
                  </pic:pic>
                </a:graphicData>
              </a:graphic>
            </wp:inline>
          </w:drawing>
        </w:r>
      </w:ins>
    </w:p>
    <w:p w14:paraId="16F7F545" w14:textId="77777777" w:rsidR="00F30A11" w:rsidRDefault="00F30A11" w:rsidP="00F30A11">
      <w:pPr>
        <w:rPr>
          <w:ins w:id="230" w:author="Admin" w:date="2021-05-03T07:37:00Z"/>
          <w:rFonts w:ascii="Fira Sans" w:hAnsi="Fira Sans"/>
          <w:color w:val="2D3846"/>
          <w:bdr w:val="none" w:sz="0" w:space="0" w:color="auto" w:frame="1"/>
          <w:shd w:val="clear" w:color="auto" w:fill="F9F9FA"/>
        </w:rPr>
      </w:pPr>
      <w:ins w:id="231" w:author="Admin" w:date="2021-05-03T07:37:00Z">
        <w:r>
          <w:rPr>
            <w:noProof/>
          </w:rPr>
          <w:drawing>
            <wp:inline distT="0" distB="0" distL="0" distR="0" wp14:anchorId="700ECB92" wp14:editId="02A4A544">
              <wp:extent cx="4076700" cy="409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6700" cy="409575"/>
                      </a:xfrm>
                      <a:prstGeom prst="rect">
                        <a:avLst/>
                      </a:prstGeom>
                    </pic:spPr>
                  </pic:pic>
                </a:graphicData>
              </a:graphic>
            </wp:inline>
          </w:drawing>
        </w:r>
      </w:ins>
    </w:p>
    <w:p w14:paraId="418903FA" w14:textId="77777777" w:rsidR="00F30A11" w:rsidRDefault="00F30A11" w:rsidP="00F30A11">
      <w:pPr>
        <w:pStyle w:val="Heading1"/>
        <w:shd w:val="clear" w:color="auto" w:fill="F9F9FA"/>
        <w:spacing w:before="0" w:line="563" w:lineRule="atLeast"/>
        <w:textAlignment w:val="baseline"/>
        <w:rPr>
          <w:ins w:id="232" w:author="Admin" w:date="2021-05-03T07:37:00Z"/>
          <w:rFonts w:ascii="Fira Sans" w:hAnsi="Fira Sans"/>
          <w:color w:val="2D3846"/>
          <w:sz w:val="38"/>
          <w:szCs w:val="38"/>
        </w:rPr>
      </w:pPr>
      <w:ins w:id="233" w:author="Admin" w:date="2021-05-03T07:37:00Z">
        <w:r>
          <w:rPr>
            <w:rStyle w:val="sl-description-text"/>
            <w:rFonts w:ascii="inherit" w:hAnsi="inherit"/>
            <w:color w:val="2D3846"/>
            <w:sz w:val="38"/>
            <w:szCs w:val="38"/>
            <w:bdr w:val="none" w:sz="0" w:space="0" w:color="auto" w:frame="1"/>
          </w:rPr>
          <w:t>Class Components</w:t>
        </w:r>
      </w:ins>
    </w:p>
    <w:p w14:paraId="406A523B" w14:textId="77777777" w:rsidR="00F30A11" w:rsidRDefault="00F30A11" w:rsidP="00F30A11">
      <w:pPr>
        <w:rPr>
          <w:ins w:id="234" w:author="Admin" w:date="2021-05-03T07:37:00Z"/>
          <w:rStyle w:val="sl-description-text"/>
          <w:rFonts w:ascii="Fira Sans" w:hAnsi="Fira Sans"/>
          <w:color w:val="2D3846"/>
          <w:bdr w:val="none" w:sz="0" w:space="0" w:color="auto" w:frame="1"/>
          <w:shd w:val="clear" w:color="auto" w:fill="F9F9FA"/>
        </w:rPr>
      </w:pPr>
      <w:ins w:id="235" w:author="Admin" w:date="2021-05-03T07:37:00Z">
        <w:r>
          <w:rPr>
            <w:rFonts w:ascii="Fira Sans" w:hAnsi="Fira Sans"/>
            <w:color w:val="2D3846"/>
            <w:bdr w:val="none" w:sz="0" w:space="0" w:color="auto" w:frame="1"/>
            <w:shd w:val="clear" w:color="auto" w:fill="F9F9FA"/>
          </w:rPr>
          <w:br/>
        </w:r>
        <w:r>
          <w:rPr>
            <w:rStyle w:val="sl-description-text"/>
            <w:rFonts w:ascii="inherit" w:hAnsi="inherit"/>
            <w:b/>
            <w:bCs/>
            <w:color w:val="2D3846"/>
            <w:bdr w:val="none" w:sz="0" w:space="0" w:color="auto" w:frame="1"/>
            <w:shd w:val="clear" w:color="auto" w:fill="F9F9FA"/>
          </w:rPr>
          <w:t>Class components</w:t>
        </w:r>
        <w:r>
          <w:rPr>
            <w:rStyle w:val="sl-description-text"/>
            <w:rFonts w:ascii="Fira Sans" w:hAnsi="Fira Sans"/>
            <w:color w:val="2D3846"/>
            <w:bdr w:val="none" w:sz="0" w:space="0" w:color="auto" w:frame="1"/>
            <w:shd w:val="clear" w:color="auto" w:fill="F9F9FA"/>
          </w:rPr>
          <w:t> are typically used when there are more advanced user interactions, like forms, and animations.</w:t>
        </w:r>
        <w:r>
          <w:rPr>
            <w:rFonts w:ascii="Fira Sans" w:hAnsi="Fira Sans"/>
            <w:color w:val="2D3846"/>
          </w:rPr>
          <w:br/>
        </w:r>
        <w:r>
          <w:rPr>
            <w:rStyle w:val="sl-description-text"/>
            <w:rFonts w:ascii="Fira Sans" w:hAnsi="Fira Sans"/>
            <w:color w:val="2D3846"/>
            <w:bdr w:val="none" w:sz="0" w:space="0" w:color="auto" w:frame="1"/>
            <w:shd w:val="clear" w:color="auto" w:fill="F9F9FA"/>
          </w:rPr>
          <w:t>All class components need to extend the </w:t>
        </w:r>
        <w:r>
          <w:rPr>
            <w:rStyle w:val="sl-description-text"/>
            <w:rFonts w:ascii="inherit" w:hAnsi="inherit"/>
            <w:b/>
            <w:bCs/>
            <w:color w:val="2D3846"/>
            <w:bdr w:val="none" w:sz="0" w:space="0" w:color="auto" w:frame="1"/>
            <w:shd w:val="clear" w:color="auto" w:fill="F9F9FA"/>
          </w:rPr>
          <w:t>React. Component</w:t>
        </w:r>
        <w:r>
          <w:rPr>
            <w:rStyle w:val="sl-description-text"/>
            <w:rFonts w:ascii="Fira Sans" w:hAnsi="Fira Sans"/>
            <w:color w:val="2D3846"/>
            <w:bdr w:val="none" w:sz="0" w:space="0" w:color="auto" w:frame="1"/>
            <w:shd w:val="clear" w:color="auto" w:fill="F9F9FA"/>
          </w:rPr>
          <w:t> class. We can rewrite our </w:t>
        </w:r>
        <w:r>
          <w:rPr>
            <w:rStyle w:val="sl-description-text"/>
            <w:rFonts w:ascii="inherit" w:hAnsi="inherit"/>
            <w:b/>
            <w:bCs/>
            <w:color w:val="2D3846"/>
            <w:bdr w:val="none" w:sz="0" w:space="0" w:color="auto" w:frame="1"/>
            <w:shd w:val="clear" w:color="auto" w:fill="F9F9FA"/>
          </w:rPr>
          <w:t>Hello</w:t>
        </w:r>
        <w:r>
          <w:rPr>
            <w:rStyle w:val="sl-description-text"/>
            <w:rFonts w:ascii="Fira Sans" w:hAnsi="Fira Sans"/>
            <w:color w:val="2D3846"/>
            <w:bdr w:val="none" w:sz="0" w:space="0" w:color="auto" w:frame="1"/>
            <w:shd w:val="clear" w:color="auto" w:fill="F9F9FA"/>
          </w:rPr>
          <w:t> functional component as a class component:</w:t>
        </w:r>
      </w:ins>
    </w:p>
    <w:p w14:paraId="49E1750E" w14:textId="77777777" w:rsidR="00F30A11" w:rsidRDefault="00F30A11" w:rsidP="00F30A11">
      <w:pPr>
        <w:rPr>
          <w:ins w:id="236" w:author="Admin" w:date="2021-05-03T07:37:00Z"/>
          <w:rFonts w:ascii="Fira Sans" w:hAnsi="Fira Sans"/>
          <w:color w:val="2D3846"/>
          <w:bdr w:val="none" w:sz="0" w:space="0" w:color="auto" w:frame="1"/>
          <w:shd w:val="clear" w:color="auto" w:fill="F9F9FA"/>
        </w:rPr>
      </w:pPr>
      <w:ins w:id="237" w:author="Admin" w:date="2021-05-03T07:37:00Z">
        <w:r>
          <w:rPr>
            <w:noProof/>
          </w:rPr>
          <w:drawing>
            <wp:inline distT="0" distB="0" distL="0" distR="0" wp14:anchorId="0164D3AF" wp14:editId="141999FA">
              <wp:extent cx="4057650" cy="1028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7650" cy="1028700"/>
                      </a:xfrm>
                      <a:prstGeom prst="rect">
                        <a:avLst/>
                      </a:prstGeom>
                    </pic:spPr>
                  </pic:pic>
                </a:graphicData>
              </a:graphic>
            </wp:inline>
          </w:drawing>
        </w:r>
      </w:ins>
    </w:p>
    <w:p w14:paraId="695468D5" w14:textId="77777777" w:rsidR="00F30A11" w:rsidRPr="00F30A11" w:rsidRDefault="00F30A11" w:rsidP="00F30A11">
      <w:pPr>
        <w:spacing w:after="0" w:line="240" w:lineRule="auto"/>
        <w:rPr>
          <w:ins w:id="238" w:author="Admin" w:date="2021-05-03T07:37:00Z"/>
          <w:rFonts w:ascii="Times New Roman" w:eastAsia="Times New Roman" w:hAnsi="Times New Roman" w:cs="Times New Roman"/>
          <w:sz w:val="24"/>
          <w:szCs w:val="24"/>
        </w:rPr>
      </w:pPr>
      <w:ins w:id="239" w:author="Admin" w:date="2021-05-03T07:37:00Z">
        <w:r w:rsidRPr="00F30A11">
          <w:rPr>
            <w:rFonts w:ascii="inherit" w:eastAsia="Times New Roman" w:hAnsi="inherit" w:cs="Times New Roman"/>
            <w:sz w:val="24"/>
            <w:szCs w:val="24"/>
            <w:bdr w:val="none" w:sz="0" w:space="0" w:color="auto" w:frame="1"/>
          </w:rPr>
          <w:t>Class components need to have a </w:t>
        </w:r>
        <w:r w:rsidRPr="00F30A11">
          <w:rPr>
            <w:rFonts w:ascii="inherit" w:eastAsia="Times New Roman" w:hAnsi="inherit" w:cs="Times New Roman"/>
            <w:b/>
            <w:bCs/>
            <w:sz w:val="24"/>
            <w:szCs w:val="24"/>
            <w:bdr w:val="none" w:sz="0" w:space="0" w:color="auto" w:frame="1"/>
          </w:rPr>
          <w:t>render </w:t>
        </w:r>
        <w:r w:rsidRPr="00F30A11">
          <w:rPr>
            <w:rFonts w:ascii="inherit" w:eastAsia="Times New Roman" w:hAnsi="inherit" w:cs="Times New Roman"/>
            <w:sz w:val="24"/>
            <w:szCs w:val="24"/>
            <w:bdr w:val="none" w:sz="0" w:space="0" w:color="auto" w:frame="1"/>
          </w:rPr>
          <w:t>method, which is in charge of telling what the page should show.</w:t>
        </w:r>
      </w:ins>
    </w:p>
    <w:p w14:paraId="6646AFE8" w14:textId="77777777" w:rsidR="00F30A11" w:rsidRDefault="00F30A11" w:rsidP="00F30A11">
      <w:pPr>
        <w:rPr>
          <w:ins w:id="240" w:author="Admin" w:date="2021-05-03T07:37:00Z"/>
          <w:rFonts w:ascii="Fira Sans" w:hAnsi="Fira Sans"/>
          <w:color w:val="2D3846"/>
          <w:bdr w:val="none" w:sz="0" w:space="0" w:color="auto" w:frame="1"/>
          <w:shd w:val="clear" w:color="auto" w:fill="F9F9FA"/>
        </w:rPr>
      </w:pPr>
      <w:ins w:id="241" w:author="Admin" w:date="2021-05-03T07:37:00Z">
        <w:r>
          <w:rPr>
            <w:noProof/>
          </w:rPr>
          <w:drawing>
            <wp:inline distT="0" distB="0" distL="0" distR="0" wp14:anchorId="3534B52D" wp14:editId="42175040">
              <wp:extent cx="4019550" cy="619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550" cy="619125"/>
                      </a:xfrm>
                      <a:prstGeom prst="rect">
                        <a:avLst/>
                      </a:prstGeom>
                    </pic:spPr>
                  </pic:pic>
                </a:graphicData>
              </a:graphic>
            </wp:inline>
          </w:drawing>
        </w:r>
      </w:ins>
    </w:p>
    <w:p w14:paraId="7FCD0A59" w14:textId="77777777" w:rsidR="004E1059" w:rsidRPr="004E1059" w:rsidRDefault="004E1059" w:rsidP="004E1059">
      <w:pPr>
        <w:spacing w:after="0" w:line="240" w:lineRule="auto"/>
        <w:rPr>
          <w:ins w:id="242" w:author="Admin" w:date="2021-05-03T07:37:00Z"/>
          <w:rFonts w:ascii="Times New Roman" w:eastAsia="Times New Roman" w:hAnsi="Times New Roman" w:cs="Times New Roman"/>
          <w:sz w:val="24"/>
          <w:szCs w:val="24"/>
        </w:rPr>
      </w:pPr>
    </w:p>
    <w:p w14:paraId="27E7E9E3" w14:textId="7812E8CC" w:rsidR="004E1059" w:rsidRDefault="004E1059" w:rsidP="004E1059">
      <w:pPr>
        <w:rPr>
          <w:ins w:id="243" w:author="Admin" w:date="2021-05-03T07:37:00Z"/>
        </w:rPr>
      </w:pPr>
      <w:ins w:id="244" w:author="Admin" w:date="2021-05-03T07:37:00Z">
        <w:r>
          <w:rPr>
            <w:noProof/>
          </w:rPr>
          <w:lastRenderedPageBreak/>
          <w:drawing>
            <wp:inline distT="0" distB="0" distL="0" distR="0" wp14:anchorId="5B8CBC4B" wp14:editId="41206243">
              <wp:extent cx="3962400" cy="1495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2400" cy="1495425"/>
                      </a:xfrm>
                      <a:prstGeom prst="rect">
                        <a:avLst/>
                      </a:prstGeom>
                    </pic:spPr>
                  </pic:pic>
                </a:graphicData>
              </a:graphic>
            </wp:inline>
          </w:drawing>
        </w:r>
      </w:ins>
    </w:p>
    <w:p w14:paraId="0879CCAE" w14:textId="3812D044" w:rsidR="004E1059" w:rsidRDefault="004E1059" w:rsidP="004E1059">
      <w:pPr>
        <w:rPr>
          <w:ins w:id="245" w:author="Admin" w:date="2021-05-03T07:37:00Z"/>
        </w:rPr>
      </w:pPr>
      <w:ins w:id="246" w:author="Admin" w:date="2021-05-03T07:37:00Z">
        <w:r>
          <w:rPr>
            <w:noProof/>
          </w:rPr>
          <w:drawing>
            <wp:inline distT="0" distB="0" distL="0" distR="0" wp14:anchorId="77AE6003" wp14:editId="77A646C7">
              <wp:extent cx="412432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4325" cy="428625"/>
                      </a:xfrm>
                      <a:prstGeom prst="rect">
                        <a:avLst/>
                      </a:prstGeom>
                    </pic:spPr>
                  </pic:pic>
                </a:graphicData>
              </a:graphic>
            </wp:inline>
          </w:drawing>
        </w:r>
      </w:ins>
    </w:p>
    <w:p w14:paraId="44CC9825" w14:textId="73D07693" w:rsidR="008A6CDA" w:rsidRDefault="008A6CDA" w:rsidP="008A6CDA">
      <w:pPr>
        <w:pStyle w:val="Heading2"/>
        <w:rPr>
          <w:ins w:id="247" w:author="Admin" w:date="2021-05-03T07:37:00Z"/>
        </w:rPr>
      </w:pPr>
      <w:ins w:id="248" w:author="Admin" w:date="2021-05-03T07:37:00Z">
        <w:r>
          <w:t>Re-usability</w:t>
        </w:r>
      </w:ins>
    </w:p>
    <w:p w14:paraId="1F61D679" w14:textId="533F7E41" w:rsidR="008A6CDA" w:rsidRDefault="008A6CDA" w:rsidP="004E1059">
      <w:pPr>
        <w:rPr>
          <w:ins w:id="249" w:author="Admin" w:date="2021-05-03T07:37:00Z"/>
        </w:rPr>
      </w:pPr>
      <w:ins w:id="250" w:author="Admin" w:date="2021-05-03T07:37:00Z">
        <w:r>
          <w:t>A component used in one area of the application can be reused in another area. This helps speed up the development process</w:t>
        </w:r>
      </w:ins>
    </w:p>
    <w:p w14:paraId="45DB5882" w14:textId="09D16195" w:rsidR="008A6CDA" w:rsidRDefault="008A6CDA" w:rsidP="008A6CDA">
      <w:pPr>
        <w:pStyle w:val="Heading2"/>
        <w:rPr>
          <w:ins w:id="251" w:author="Admin" w:date="2021-05-03T07:37:00Z"/>
        </w:rPr>
      </w:pPr>
      <w:ins w:id="252" w:author="Admin" w:date="2021-05-03T07:37:00Z">
        <w:r>
          <w:t>Nested components</w:t>
        </w:r>
      </w:ins>
    </w:p>
    <w:p w14:paraId="40993CAA" w14:textId="7A277F6C" w:rsidR="008A6CDA" w:rsidRDefault="008A6CDA" w:rsidP="008A6CDA">
      <w:pPr>
        <w:rPr>
          <w:ins w:id="253" w:author="Admin" w:date="2021-05-03T07:37:00Z"/>
        </w:rPr>
      </w:pPr>
      <w:ins w:id="254" w:author="Admin" w:date="2021-05-03T07:37:00Z">
        <w:r>
          <w:t>A component can contain several other components</w:t>
        </w:r>
      </w:ins>
    </w:p>
    <w:p w14:paraId="4D0DC7F5" w14:textId="0AB83DF7" w:rsidR="008A6CDA" w:rsidRDefault="008A6CDA" w:rsidP="008A6CDA">
      <w:pPr>
        <w:pStyle w:val="Heading2"/>
        <w:rPr>
          <w:ins w:id="255" w:author="Admin" w:date="2021-05-03T07:37:00Z"/>
        </w:rPr>
      </w:pPr>
      <w:ins w:id="256" w:author="Admin" w:date="2021-05-03T07:37:00Z">
        <w:r>
          <w:t>Difference between class and functional components</w:t>
        </w:r>
      </w:ins>
    </w:p>
    <w:tbl>
      <w:tblPr>
        <w:tblStyle w:val="GridTable4-Accent5"/>
        <w:tblpPr w:leftFromText="180" w:rightFromText="180" w:vertAnchor="text" w:horzAnchor="margin" w:tblpY="137"/>
        <w:tblW w:w="0" w:type="auto"/>
        <w:tblLook w:val="04A0" w:firstRow="1" w:lastRow="0" w:firstColumn="1" w:lastColumn="0" w:noHBand="0" w:noVBand="1"/>
      </w:tblPr>
      <w:tblGrid>
        <w:gridCol w:w="4682"/>
        <w:gridCol w:w="4295"/>
      </w:tblGrid>
      <w:tr w:rsidR="008A6CDA" w14:paraId="19A3F43D" w14:textId="77777777" w:rsidTr="008A6CDA">
        <w:trPr>
          <w:cnfStyle w:val="100000000000" w:firstRow="1" w:lastRow="0" w:firstColumn="0" w:lastColumn="0" w:oddVBand="0" w:evenVBand="0" w:oddHBand="0" w:evenHBand="0" w:firstRowFirstColumn="0" w:firstRowLastColumn="0" w:lastRowFirstColumn="0" w:lastRowLastColumn="0"/>
          <w:trHeight w:val="85"/>
          <w:ins w:id="257" w:author="Admin" w:date="2021-05-03T07:37:00Z"/>
        </w:trPr>
        <w:tc>
          <w:tcPr>
            <w:cnfStyle w:val="001000000000" w:firstRow="0" w:lastRow="0" w:firstColumn="1" w:lastColumn="0" w:oddVBand="0" w:evenVBand="0" w:oddHBand="0" w:evenHBand="0" w:firstRowFirstColumn="0" w:firstRowLastColumn="0" w:lastRowFirstColumn="0" w:lastRowLastColumn="0"/>
            <w:tcW w:w="4682" w:type="dxa"/>
          </w:tcPr>
          <w:p w14:paraId="4C0B5CF6" w14:textId="77777777" w:rsidR="008A6CDA" w:rsidRPr="008A6CDA" w:rsidRDefault="008A6CDA" w:rsidP="008A6CDA">
            <w:pPr>
              <w:pStyle w:val="Heading3"/>
              <w:spacing w:before="0"/>
              <w:jc w:val="center"/>
              <w:outlineLvl w:val="2"/>
              <w:rPr>
                <w:ins w:id="258" w:author="Admin" w:date="2021-05-03T07:37:00Z"/>
                <w:color w:val="FFFFFF" w:themeColor="background1"/>
              </w:rPr>
            </w:pPr>
            <w:ins w:id="259" w:author="Admin" w:date="2021-05-03T07:37:00Z">
              <w:r w:rsidRPr="008A6CDA">
                <w:rPr>
                  <w:color w:val="FFFFFF" w:themeColor="background1"/>
                </w:rPr>
                <w:t>Class component</w:t>
              </w:r>
            </w:ins>
          </w:p>
        </w:tc>
        <w:tc>
          <w:tcPr>
            <w:tcW w:w="4295" w:type="dxa"/>
          </w:tcPr>
          <w:p w14:paraId="6AFA2680" w14:textId="77777777" w:rsidR="008A6CDA" w:rsidRPr="008A6CDA" w:rsidRDefault="008A6CDA" w:rsidP="008A6CDA">
            <w:pPr>
              <w:pStyle w:val="Heading3"/>
              <w:spacing w:before="0"/>
              <w:jc w:val="center"/>
              <w:outlineLvl w:val="2"/>
              <w:cnfStyle w:val="100000000000" w:firstRow="1" w:lastRow="0" w:firstColumn="0" w:lastColumn="0" w:oddVBand="0" w:evenVBand="0" w:oddHBand="0" w:evenHBand="0" w:firstRowFirstColumn="0" w:firstRowLastColumn="0" w:lastRowFirstColumn="0" w:lastRowLastColumn="0"/>
              <w:rPr>
                <w:ins w:id="260" w:author="Admin" w:date="2021-05-03T07:37:00Z"/>
                <w:color w:val="FFFFFF" w:themeColor="background1"/>
              </w:rPr>
            </w:pPr>
            <w:ins w:id="261" w:author="Admin" w:date="2021-05-03T07:37:00Z">
              <w:r w:rsidRPr="008A6CDA">
                <w:rPr>
                  <w:color w:val="FFFFFF" w:themeColor="background1"/>
                </w:rPr>
                <w:t>Functional component</w:t>
              </w:r>
            </w:ins>
          </w:p>
        </w:tc>
      </w:tr>
      <w:tr w:rsidR="008A6CDA" w14:paraId="555CE635" w14:textId="77777777" w:rsidTr="008A6CDA">
        <w:trPr>
          <w:cnfStyle w:val="000000100000" w:firstRow="0" w:lastRow="0" w:firstColumn="0" w:lastColumn="0" w:oddVBand="0" w:evenVBand="0" w:oddHBand="1" w:evenHBand="0" w:firstRowFirstColumn="0" w:firstRowLastColumn="0" w:lastRowFirstColumn="0" w:lastRowLastColumn="0"/>
          <w:trHeight w:val="1703"/>
          <w:ins w:id="262" w:author="Admin" w:date="2021-05-03T07:37:00Z"/>
        </w:trPr>
        <w:tc>
          <w:tcPr>
            <w:cnfStyle w:val="001000000000" w:firstRow="0" w:lastRow="0" w:firstColumn="1" w:lastColumn="0" w:oddVBand="0" w:evenVBand="0" w:oddHBand="0" w:evenHBand="0" w:firstRowFirstColumn="0" w:firstRowLastColumn="0" w:lastRowFirstColumn="0" w:lastRowLastColumn="0"/>
            <w:tcW w:w="4682" w:type="dxa"/>
          </w:tcPr>
          <w:p w14:paraId="41DD85D4" w14:textId="77777777" w:rsidR="008A6CDA" w:rsidRDefault="008A6CDA" w:rsidP="008A6CDA">
            <w:pPr>
              <w:rPr>
                <w:ins w:id="263" w:author="Admin" w:date="2021-05-03T07:37:00Z"/>
              </w:rPr>
            </w:pPr>
            <w:ins w:id="264" w:author="Admin" w:date="2021-05-03T07:37:00Z">
              <w:r>
                <w:t xml:space="preserve">Regular class extend the component class </w:t>
              </w:r>
            </w:ins>
          </w:p>
          <w:p w14:paraId="6A63DC4C" w14:textId="77777777" w:rsidR="008A6CDA" w:rsidRDefault="008A6CDA" w:rsidP="008A6CDA">
            <w:pPr>
              <w:rPr>
                <w:ins w:id="265" w:author="Admin" w:date="2021-05-03T07:37:00Z"/>
              </w:rPr>
            </w:pPr>
            <w:ins w:id="266" w:author="Admin" w:date="2021-05-03T07:37:00Z">
              <w:r>
                <w:t>They must contain a render method that returns html.</w:t>
              </w:r>
            </w:ins>
          </w:p>
          <w:p w14:paraId="140737FD" w14:textId="77777777" w:rsidR="008A6CDA" w:rsidRPr="008A6CDA" w:rsidRDefault="008A6CDA" w:rsidP="008A6CDA">
            <w:pPr>
              <w:rPr>
                <w:ins w:id="267" w:author="Admin" w:date="2021-05-03T07:37:00Z"/>
              </w:rPr>
            </w:pPr>
            <w:ins w:id="268" w:author="Admin" w:date="2021-05-03T07:37:00Z">
              <w:r>
                <w:t>can be contained in a .</w:t>
              </w:r>
              <w:proofErr w:type="spellStart"/>
              <w:r>
                <w:t>js</w:t>
              </w:r>
              <w:proofErr w:type="spellEnd"/>
              <w:r>
                <w:t xml:space="preserve"> or .</w:t>
              </w:r>
              <w:proofErr w:type="spellStart"/>
              <w:r>
                <w:t>jsx</w:t>
              </w:r>
              <w:proofErr w:type="spellEnd"/>
              <w:r>
                <w:t xml:space="preserve"> file</w:t>
              </w:r>
            </w:ins>
          </w:p>
        </w:tc>
        <w:tc>
          <w:tcPr>
            <w:tcW w:w="4295" w:type="dxa"/>
          </w:tcPr>
          <w:p w14:paraId="73FB995B" w14:textId="77777777" w:rsidR="008A6CDA" w:rsidRDefault="008A6CDA" w:rsidP="008A6CDA">
            <w:pPr>
              <w:cnfStyle w:val="000000100000" w:firstRow="0" w:lastRow="0" w:firstColumn="0" w:lastColumn="0" w:oddVBand="0" w:evenVBand="0" w:oddHBand="1" w:evenHBand="0" w:firstRowFirstColumn="0" w:firstRowLastColumn="0" w:lastRowFirstColumn="0" w:lastRowLastColumn="0"/>
              <w:rPr>
                <w:ins w:id="269" w:author="Admin" w:date="2021-05-03T07:37:00Z"/>
              </w:rPr>
            </w:pPr>
            <w:ins w:id="270" w:author="Admin" w:date="2021-05-03T07:37:00Z">
              <w:r>
                <w:t xml:space="preserve">They are </w:t>
              </w:r>
              <w:proofErr w:type="spellStart"/>
              <w:r>
                <w:t>javascript</w:t>
              </w:r>
              <w:proofErr w:type="spellEnd"/>
              <w:r>
                <w:t xml:space="preserve"> functions they return html.</w:t>
              </w:r>
            </w:ins>
          </w:p>
          <w:p w14:paraId="16373DF5" w14:textId="77777777" w:rsidR="008A6CDA" w:rsidRDefault="008A6CDA" w:rsidP="008A6CDA">
            <w:pPr>
              <w:cnfStyle w:val="000000100000" w:firstRow="0" w:lastRow="0" w:firstColumn="0" w:lastColumn="0" w:oddVBand="0" w:evenVBand="0" w:oddHBand="1" w:evenHBand="0" w:firstRowFirstColumn="0" w:firstRowLastColumn="0" w:lastRowFirstColumn="0" w:lastRowLastColumn="0"/>
              <w:rPr>
                <w:ins w:id="271" w:author="Admin" w:date="2021-05-03T07:37:00Z"/>
              </w:rPr>
            </w:pPr>
          </w:p>
          <w:p w14:paraId="6050AA42" w14:textId="77777777" w:rsidR="008A6CDA" w:rsidRDefault="008A6CDA" w:rsidP="008A6CDA">
            <w:pPr>
              <w:cnfStyle w:val="000000100000" w:firstRow="0" w:lastRow="0" w:firstColumn="0" w:lastColumn="0" w:oddVBand="0" w:evenVBand="0" w:oddHBand="1" w:evenHBand="0" w:firstRowFirstColumn="0" w:firstRowLastColumn="0" w:lastRowFirstColumn="0" w:lastRowLastColumn="0"/>
              <w:rPr>
                <w:ins w:id="272" w:author="Admin" w:date="2021-05-03T07:37:00Z"/>
              </w:rPr>
            </w:pPr>
            <w:ins w:id="273" w:author="Admin" w:date="2021-05-03T07:37:00Z">
              <w:r>
                <w:t>can be contained in a .</w:t>
              </w:r>
              <w:proofErr w:type="spellStart"/>
              <w:r>
                <w:t>js</w:t>
              </w:r>
              <w:proofErr w:type="spellEnd"/>
              <w:r>
                <w:t xml:space="preserve"> or .</w:t>
              </w:r>
              <w:proofErr w:type="spellStart"/>
              <w:r>
                <w:t>jsx</w:t>
              </w:r>
              <w:proofErr w:type="spellEnd"/>
              <w:r>
                <w:t xml:space="preserve"> file</w:t>
              </w:r>
            </w:ins>
          </w:p>
          <w:p w14:paraId="11A0800B" w14:textId="77777777" w:rsidR="008A6CDA" w:rsidRPr="008A6CDA" w:rsidRDefault="008A6CDA" w:rsidP="008A6CDA">
            <w:pPr>
              <w:cnfStyle w:val="000000100000" w:firstRow="0" w:lastRow="0" w:firstColumn="0" w:lastColumn="0" w:oddVBand="0" w:evenVBand="0" w:oddHBand="1" w:evenHBand="0" w:firstRowFirstColumn="0" w:firstRowLastColumn="0" w:lastRowFirstColumn="0" w:lastRowLastColumn="0"/>
              <w:rPr>
                <w:ins w:id="274" w:author="Admin" w:date="2021-05-03T07:37:00Z"/>
              </w:rPr>
            </w:pPr>
          </w:p>
        </w:tc>
      </w:tr>
    </w:tbl>
    <w:p w14:paraId="592DE6F3" w14:textId="77777777" w:rsidR="008A6CDA" w:rsidRPr="008A6CDA" w:rsidRDefault="008A6CDA" w:rsidP="008A6CDA">
      <w:pPr>
        <w:rPr>
          <w:ins w:id="275" w:author="Admin" w:date="2021-05-03T07:37:00Z"/>
        </w:rPr>
      </w:pPr>
    </w:p>
    <w:p w14:paraId="0BDC0C8E" w14:textId="64AF3B27" w:rsidR="008A6CDA" w:rsidRDefault="008A6CDA" w:rsidP="008A6CDA">
      <w:pPr>
        <w:rPr>
          <w:ins w:id="276" w:author="Admin" w:date="2021-05-03T07:37:00Z"/>
        </w:rPr>
      </w:pPr>
    </w:p>
    <w:p w14:paraId="317D25A7" w14:textId="0C96EFCD" w:rsidR="008A6CDA" w:rsidRDefault="008A6CDA" w:rsidP="008A6CDA">
      <w:pPr>
        <w:rPr>
          <w:ins w:id="277" w:author="Admin" w:date="2021-05-03T07:37:00Z"/>
        </w:rPr>
      </w:pPr>
    </w:p>
    <w:p w14:paraId="157A3ECD" w14:textId="71202A28" w:rsidR="008A6CDA" w:rsidRDefault="008A6CDA" w:rsidP="008A6CDA">
      <w:pPr>
        <w:rPr>
          <w:ins w:id="278" w:author="Admin" w:date="2021-05-03T07:37:00Z"/>
        </w:rPr>
      </w:pPr>
    </w:p>
    <w:p w14:paraId="79FE34BE" w14:textId="0B134999" w:rsidR="008A6CDA" w:rsidRDefault="008A6CDA" w:rsidP="008A6CDA">
      <w:pPr>
        <w:rPr>
          <w:ins w:id="279" w:author="Admin" w:date="2021-05-03T07:37:00Z"/>
        </w:rPr>
      </w:pPr>
    </w:p>
    <w:p w14:paraId="352C5DD8" w14:textId="379CE7D1" w:rsidR="008A6CDA" w:rsidRDefault="008A6CDA" w:rsidP="008A6CDA">
      <w:pPr>
        <w:rPr>
          <w:ins w:id="280" w:author="Admin" w:date="2021-05-03T07:37:00Z"/>
        </w:rPr>
      </w:pPr>
    </w:p>
    <w:p w14:paraId="19760FB9" w14:textId="6A15A517" w:rsidR="00BB181D" w:rsidRDefault="00BB181D" w:rsidP="00BB181D">
      <w:pPr>
        <w:pStyle w:val="Heading2"/>
        <w:rPr>
          <w:ins w:id="281" w:author="Admin" w:date="2021-05-03T07:37:00Z"/>
        </w:rPr>
      </w:pPr>
      <w:ins w:id="282" w:author="Admin" w:date="2021-05-03T07:37:00Z">
        <w:r>
          <w:t>Nesting of components</w:t>
        </w:r>
      </w:ins>
    </w:p>
    <w:p w14:paraId="5B6B4210" w14:textId="3198DDD5" w:rsidR="00BB181D" w:rsidRDefault="00BB181D" w:rsidP="00BB181D">
      <w:pPr>
        <w:rPr>
          <w:ins w:id="283" w:author="Admin" w:date="2021-05-03T07:37:00Z"/>
        </w:rPr>
      </w:pPr>
      <w:ins w:id="284" w:author="Admin" w:date="2021-05-03T07:37:00Z">
        <w:r>
          <w:t>Using import and export methods</w:t>
        </w:r>
      </w:ins>
    </w:p>
    <w:p w14:paraId="5082F1BF" w14:textId="6BCF9383" w:rsidR="00BB181D" w:rsidRDefault="00EB05A2" w:rsidP="00EB05A2">
      <w:pPr>
        <w:pStyle w:val="Heading2"/>
        <w:rPr>
          <w:ins w:id="285" w:author="Admin" w:date="2021-05-03T07:37:00Z"/>
        </w:rPr>
      </w:pPr>
      <w:ins w:id="286" w:author="Admin" w:date="2021-05-03T07:37:00Z">
        <w:r>
          <w:t>Higher order components</w:t>
        </w:r>
      </w:ins>
    </w:p>
    <w:p w14:paraId="5EAF9690" w14:textId="77777777" w:rsidR="00EB05A2" w:rsidRDefault="00EB05A2" w:rsidP="00EB05A2">
      <w:pPr>
        <w:rPr>
          <w:ins w:id="287" w:author="Admin" w:date="2021-05-03T07:37:00Z"/>
        </w:rPr>
      </w:pPr>
      <w:ins w:id="288" w:author="Admin" w:date="2021-05-03T07:37:00Z">
        <w:r>
          <w:t>A higher-order component is a function that takes a component and returns a new component it facilitates reusing of component logic</w:t>
        </w:r>
      </w:ins>
    </w:p>
    <w:p w14:paraId="5AAA1077" w14:textId="77777777" w:rsidR="00EB05A2" w:rsidRDefault="00EB05A2" w:rsidP="00EB05A2">
      <w:pPr>
        <w:rPr>
          <w:ins w:id="289" w:author="Admin" w:date="2021-05-03T07:37:00Z"/>
        </w:rPr>
      </w:pPr>
      <w:proofErr w:type="spellStart"/>
      <w:ins w:id="290" w:author="Admin" w:date="2021-05-03T07:37:00Z">
        <w:r>
          <w:t>Const</w:t>
        </w:r>
        <w:proofErr w:type="spellEnd"/>
        <w:r>
          <w:t xml:space="preserve"> </w:t>
        </w:r>
        <w:proofErr w:type="spellStart"/>
        <w:r>
          <w:t>NewComponent</w:t>
        </w:r>
        <w:proofErr w:type="spellEnd"/>
        <w:r>
          <w:t xml:space="preserve"> = </w:t>
        </w:r>
        <w:proofErr w:type="spellStart"/>
        <w:proofErr w:type="gramStart"/>
        <w:r>
          <w:t>higherOrderComponent</w:t>
        </w:r>
        <w:proofErr w:type="spellEnd"/>
        <w:r>
          <w:t>(</w:t>
        </w:r>
        <w:proofErr w:type="spellStart"/>
        <w:proofErr w:type="gramEnd"/>
        <w:r>
          <w:t>orginalComponent</w:t>
        </w:r>
        <w:proofErr w:type="spellEnd"/>
        <w:r>
          <w:t>);</w:t>
        </w:r>
      </w:ins>
    </w:p>
    <w:p w14:paraId="17F5DCA9" w14:textId="77777777" w:rsidR="009759EB" w:rsidRDefault="009759EB" w:rsidP="00EB05A2">
      <w:pPr>
        <w:rPr>
          <w:ins w:id="291" w:author="Admin" w:date="2021-05-03T07:37:00Z"/>
        </w:rPr>
      </w:pPr>
      <w:ins w:id="292" w:author="Admin" w:date="2021-05-03T07:37:00Z">
        <w:r>
          <w:t>Pure Components</w:t>
        </w:r>
      </w:ins>
    </w:p>
    <w:p w14:paraId="02E758AA" w14:textId="7F6161FD" w:rsidR="006368C6" w:rsidRDefault="00EB05A2" w:rsidP="00EB05A2">
      <w:pPr>
        <w:rPr>
          <w:ins w:id="293" w:author="Admin" w:date="2021-05-03T07:37:00Z"/>
        </w:rPr>
      </w:pPr>
      <w:ins w:id="294" w:author="Admin" w:date="2021-05-03T07:37:00Z">
        <w:r>
          <w:t xml:space="preserve"> </w:t>
        </w:r>
      </w:ins>
    </w:p>
    <w:p w14:paraId="5CAECA3D" w14:textId="77777777" w:rsidR="00D3001C" w:rsidRDefault="00D3001C" w:rsidP="00F30A11">
      <w:pPr>
        <w:rPr>
          <w:rFonts w:ascii="Fira Sans" w:hAnsi="Fira Sans"/>
          <w:b/>
          <w:color w:val="2D3846"/>
          <w:sz w:val="38"/>
          <w:shd w:val="clear" w:color="auto" w:fill="F9F9FA"/>
          <w:rPrChange w:id="295" w:author="Admin" w:date="2021-05-03T07:37:00Z">
            <w:rPr>
              <w:rFonts w:ascii="Fira Sans" w:hAnsi="Fira Sans"/>
              <w:color w:val="2D3846"/>
              <w:sz w:val="38"/>
              <w:szCs w:val="38"/>
            </w:rPr>
          </w:rPrChange>
        </w:rPr>
        <w:pPrChange w:id="296" w:author="Admin" w:date="2021-05-03T07:37:00Z">
          <w:pPr>
            <w:pStyle w:val="Heading1"/>
            <w:shd w:val="clear" w:color="auto" w:fill="F9F9FA"/>
            <w:spacing w:before="0" w:line="563" w:lineRule="atLeast"/>
            <w:textAlignment w:val="baseline"/>
          </w:pPr>
        </w:pPrChange>
      </w:pPr>
      <w:r>
        <w:rPr>
          <w:rFonts w:ascii="Fira Sans" w:hAnsi="Fira Sans"/>
          <w:b/>
          <w:color w:val="2D3846"/>
          <w:sz w:val="38"/>
          <w:shd w:val="clear" w:color="auto" w:fill="F9F9FA"/>
          <w:rPrChange w:id="297" w:author="Admin" w:date="2021-05-03T07:37:00Z">
            <w:rPr>
              <w:rStyle w:val="sl-description-text"/>
              <w:rFonts w:ascii="inherit" w:hAnsi="inherit"/>
              <w:color w:val="2D3846"/>
              <w:sz w:val="38"/>
              <w:szCs w:val="38"/>
              <w:bdr w:val="none" w:sz="0" w:space="0" w:color="auto" w:frame="1"/>
            </w:rPr>
          </w:rPrChange>
        </w:rPr>
        <w:t>Props</w:t>
      </w:r>
    </w:p>
    <w:p w14:paraId="55F916B4" w14:textId="3ACE4375" w:rsidR="006368C6" w:rsidRDefault="00D3001C" w:rsidP="00D3001C">
      <w:pPr>
        <w:rPr>
          <w:rStyle w:val="sl-description-text"/>
          <w:rFonts w:ascii="Fira Sans" w:hAnsi="Fira Sans"/>
          <w:color w:val="2D3846"/>
          <w:bdr w:val="none" w:sz="0" w:space="0" w:color="auto" w:frame="1"/>
          <w:shd w:val="clear" w:color="auto" w:fill="F9F9FA"/>
        </w:rPr>
      </w:pPr>
      <w:ins w:id="298" w:author="Admin" w:date="2021-05-03T07:37:00Z">
        <w:r>
          <w:rPr>
            <w:rFonts w:ascii="Fira Sans" w:hAnsi="Fira Sans"/>
            <w:color w:val="2D3846"/>
          </w:rPr>
          <w:br/>
        </w:r>
        <w:r>
          <w:rPr>
            <w:rFonts w:ascii="Fira Sans" w:hAnsi="Fira Sans"/>
            <w:color w:val="2D3846"/>
          </w:rPr>
          <w:br/>
        </w:r>
      </w:ins>
      <w:r>
        <w:rPr>
          <w:rStyle w:val="sl-description-text"/>
          <w:rFonts w:ascii="Fira Sans" w:hAnsi="Fira Sans"/>
          <w:color w:val="2D3846"/>
          <w:bdr w:val="none" w:sz="0" w:space="0" w:color="auto" w:frame="1"/>
          <w:shd w:val="clear" w:color="auto" w:fill="F9F9FA"/>
        </w:rPr>
        <w:t>Functional components can accept arguments, similar to JavaScript functions. These arguments are called </w:t>
      </w:r>
      <w:r>
        <w:rPr>
          <w:rStyle w:val="sl-description-text"/>
          <w:rFonts w:ascii="inherit" w:hAnsi="inherit"/>
          <w:b/>
          <w:bCs/>
          <w:color w:val="2D3846"/>
          <w:bdr w:val="none" w:sz="0" w:space="0" w:color="auto" w:frame="1"/>
          <w:shd w:val="clear" w:color="auto" w:fill="F9F9FA"/>
        </w:rPr>
        <w:t>props</w:t>
      </w:r>
      <w:r>
        <w:rPr>
          <w:rStyle w:val="sl-description-text"/>
          <w:rFonts w:ascii="Fira Sans" w:hAnsi="Fira Sans"/>
          <w:color w:val="2D3846"/>
          <w:bdr w:val="none" w:sz="0" w:space="0" w:color="auto" w:frame="1"/>
          <w:shd w:val="clear" w:color="auto" w:fill="F9F9FA"/>
        </w:rPr>
        <w:t>, and represent an object.</w:t>
      </w:r>
    </w:p>
    <w:p w14:paraId="15FEAE8E" w14:textId="136E8F8E" w:rsidR="00D3001C" w:rsidRDefault="00D3001C" w:rsidP="00D3001C">
      <w:pPr>
        <w:rPr>
          <w:rFonts w:ascii="Fira Sans" w:hAnsi="Fira Sans"/>
          <w:color w:val="2D3846"/>
          <w:shd w:val="clear" w:color="auto" w:fill="F9F9FA"/>
        </w:rPr>
      </w:pPr>
      <w:r>
        <w:rPr>
          <w:rFonts w:ascii="Fira Sans" w:hAnsi="Fira Sans"/>
          <w:color w:val="2D3846"/>
          <w:shd w:val="clear" w:color="auto" w:fill="F9F9FA"/>
        </w:rPr>
        <w:t>For example, we can use props in our Hello component</w:t>
      </w:r>
      <w:ins w:id="299" w:author="Admin" w:date="2021-05-03T07:37:00Z">
        <w:r w:rsidR="00F30A11">
          <w:rPr>
            <w:rFonts w:ascii="Fira Sans" w:hAnsi="Fira Sans"/>
            <w:color w:val="2D3846"/>
            <w:shd w:val="clear" w:color="auto" w:fill="F9F9FA"/>
          </w:rPr>
          <w:t>:</w:t>
        </w:r>
      </w:ins>
    </w:p>
    <w:p w14:paraId="1385E812" w14:textId="77777777" w:rsidR="00F30A11" w:rsidRDefault="00F30A11" w:rsidP="00F30A11">
      <w:pPr>
        <w:rPr>
          <w:ins w:id="300" w:author="Admin" w:date="2021-05-03T07:37:00Z"/>
          <w:rFonts w:ascii="Fira Sans" w:hAnsi="Fira Sans"/>
          <w:color w:val="2D3846"/>
          <w:bdr w:val="none" w:sz="0" w:space="0" w:color="auto" w:frame="1"/>
          <w:shd w:val="clear" w:color="auto" w:fill="F9F9FA"/>
        </w:rPr>
      </w:pPr>
      <w:ins w:id="301" w:author="Admin" w:date="2021-05-03T07:37:00Z">
        <w:r>
          <w:rPr>
            <w:noProof/>
          </w:rPr>
          <w:lastRenderedPageBreak/>
          <w:drawing>
            <wp:inline distT="0" distB="0" distL="0" distR="0" wp14:anchorId="0A18484F" wp14:editId="609AB3BF">
              <wp:extent cx="4095750" cy="69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5750" cy="695325"/>
                      </a:xfrm>
                      <a:prstGeom prst="rect">
                        <a:avLst/>
                      </a:prstGeom>
                    </pic:spPr>
                  </pic:pic>
                </a:graphicData>
              </a:graphic>
            </wp:inline>
          </w:drawing>
        </w:r>
      </w:ins>
    </w:p>
    <w:p w14:paraId="1324B7D5" w14:textId="77777777" w:rsidR="00F30A11" w:rsidRPr="00F30A11" w:rsidRDefault="00F30A11" w:rsidP="00F30A11">
      <w:pPr>
        <w:spacing w:after="0" w:line="240" w:lineRule="auto"/>
        <w:rPr>
          <w:ins w:id="302" w:author="Admin" w:date="2021-05-03T07:37:00Z"/>
          <w:rFonts w:ascii="Times New Roman" w:eastAsia="Times New Roman" w:hAnsi="Times New Roman" w:cs="Times New Roman"/>
          <w:sz w:val="24"/>
          <w:szCs w:val="24"/>
        </w:rPr>
      </w:pPr>
      <w:ins w:id="303" w:author="Admin" w:date="2021-05-03T07:37:00Z">
        <w:r w:rsidRPr="00F30A11">
          <w:rPr>
            <w:rFonts w:ascii="Fira Sans" w:eastAsia="Times New Roman" w:hAnsi="Fira Sans" w:cs="Times New Roman"/>
            <w:color w:val="2D3846"/>
            <w:sz w:val="24"/>
            <w:szCs w:val="24"/>
            <w:bdr w:val="none" w:sz="0" w:space="0" w:color="auto" w:frame="1"/>
            <w:shd w:val="clear" w:color="auto" w:fill="F9F9FA"/>
          </w:rPr>
          <w:t>Now, we can add a </w:t>
        </w:r>
        <w:r w:rsidRPr="00F30A11">
          <w:rPr>
            <w:rFonts w:ascii="inherit" w:eastAsia="Times New Roman" w:hAnsi="inherit" w:cs="Times New Roman"/>
            <w:b/>
            <w:bCs/>
            <w:color w:val="2D3846"/>
            <w:sz w:val="24"/>
            <w:szCs w:val="24"/>
            <w:bdr w:val="none" w:sz="0" w:space="0" w:color="auto" w:frame="1"/>
            <w:shd w:val="clear" w:color="auto" w:fill="F9F9FA"/>
          </w:rPr>
          <w:t>name</w:t>
        </w:r>
        <w:r w:rsidRPr="00F30A11">
          <w:rPr>
            <w:rFonts w:ascii="Fira Sans" w:eastAsia="Times New Roman" w:hAnsi="Fira Sans" w:cs="Times New Roman"/>
            <w:color w:val="2D3846"/>
            <w:sz w:val="24"/>
            <w:szCs w:val="24"/>
            <w:bdr w:val="none" w:sz="0" w:space="0" w:color="auto" w:frame="1"/>
            <w:shd w:val="clear" w:color="auto" w:fill="F9F9FA"/>
          </w:rPr>
          <w:t> attribute to our element:</w:t>
        </w:r>
      </w:ins>
    </w:p>
    <w:p w14:paraId="02AD3030" w14:textId="77777777" w:rsidR="00F30A11" w:rsidRDefault="00F30A11" w:rsidP="00F30A11">
      <w:pPr>
        <w:rPr>
          <w:ins w:id="304" w:author="Admin" w:date="2021-05-03T07:37:00Z"/>
          <w:rFonts w:ascii="Fira Sans" w:hAnsi="Fira Sans"/>
          <w:color w:val="2D3846"/>
          <w:bdr w:val="none" w:sz="0" w:space="0" w:color="auto" w:frame="1"/>
          <w:shd w:val="clear" w:color="auto" w:fill="F9F9FA"/>
        </w:rPr>
      </w:pPr>
      <w:ins w:id="305" w:author="Admin" w:date="2021-05-03T07:37:00Z">
        <w:r>
          <w:rPr>
            <w:noProof/>
          </w:rPr>
          <w:drawing>
            <wp:inline distT="0" distB="0" distL="0" distR="0" wp14:anchorId="29EE974E" wp14:editId="412F5AE9">
              <wp:extent cx="4048125" cy="352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8125" cy="352425"/>
                      </a:xfrm>
                      <a:prstGeom prst="rect">
                        <a:avLst/>
                      </a:prstGeom>
                    </pic:spPr>
                  </pic:pic>
                </a:graphicData>
              </a:graphic>
            </wp:inline>
          </w:drawing>
        </w:r>
      </w:ins>
    </w:p>
    <w:p w14:paraId="491E51B1" w14:textId="77777777" w:rsidR="00F30A11" w:rsidRDefault="00F30A11" w:rsidP="00F30A11">
      <w:pPr>
        <w:rPr>
          <w:ins w:id="306" w:author="Admin" w:date="2021-05-03T07:37:00Z"/>
          <w:rFonts w:ascii="Fira Sans" w:hAnsi="Fira Sans"/>
          <w:color w:val="2D3846"/>
          <w:bdr w:val="none" w:sz="0" w:space="0" w:color="auto" w:frame="1"/>
          <w:shd w:val="clear" w:color="auto" w:fill="F9F9FA"/>
        </w:rPr>
      </w:pPr>
      <w:ins w:id="307" w:author="Admin" w:date="2021-05-03T07:37:00Z">
        <w:r>
          <w:rPr>
            <w:rStyle w:val="sl-description-text"/>
            <w:rFonts w:ascii="Fira Sans" w:hAnsi="Fira Sans"/>
            <w:color w:val="2D3846"/>
            <w:bdr w:val="none" w:sz="0" w:space="0" w:color="auto" w:frame="1"/>
            <w:shd w:val="clear" w:color="auto" w:fill="F9F9FA"/>
          </w:rPr>
          <w:t>The attribute value will be passed to the component when rendered.</w:t>
        </w:r>
      </w:ins>
    </w:p>
    <w:p w14:paraId="2B30CC3F" w14:textId="77777777" w:rsidR="00F30A11" w:rsidRDefault="00F30A11" w:rsidP="00F30A11">
      <w:pPr>
        <w:rPr>
          <w:ins w:id="308" w:author="Admin" w:date="2021-05-03T07:37:00Z"/>
          <w:rFonts w:ascii="Fira Sans" w:hAnsi="Fira Sans"/>
          <w:color w:val="2D3846"/>
          <w:bdr w:val="none" w:sz="0" w:space="0" w:color="auto" w:frame="1"/>
          <w:shd w:val="clear" w:color="auto" w:fill="F9F9FA"/>
        </w:rPr>
      </w:pPr>
      <w:ins w:id="309" w:author="Admin" w:date="2021-05-03T07:37:00Z">
        <w:r>
          <w:rPr>
            <w:noProof/>
          </w:rPr>
          <w:drawing>
            <wp:inline distT="0" distB="0" distL="0" distR="0" wp14:anchorId="50BF72BD" wp14:editId="5BA18B2F">
              <wp:extent cx="4067175" cy="752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175" cy="752475"/>
                      </a:xfrm>
                      <a:prstGeom prst="rect">
                        <a:avLst/>
                      </a:prstGeom>
                    </pic:spPr>
                  </pic:pic>
                </a:graphicData>
              </a:graphic>
            </wp:inline>
          </w:drawing>
        </w:r>
      </w:ins>
    </w:p>
    <w:p w14:paraId="586B6D54" w14:textId="1FDD0F6A" w:rsidR="00D3001C" w:rsidRDefault="00D3001C" w:rsidP="00D3001C">
      <w:pPr>
        <w:rPr>
          <w:ins w:id="310" w:author="Admin" w:date="2021-05-03T07:37:00Z"/>
        </w:rPr>
      </w:pPr>
      <w:ins w:id="311" w:author="Admin" w:date="2021-05-03T07:37:00Z">
        <w:r>
          <w:rPr>
            <w:noProof/>
          </w:rPr>
          <w:drawing>
            <wp:inline distT="0" distB="0" distL="0" distR="0" wp14:anchorId="0DFDCB42" wp14:editId="5C6B6A62">
              <wp:extent cx="419100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1000" cy="2047875"/>
                      </a:xfrm>
                      <a:prstGeom prst="rect">
                        <a:avLst/>
                      </a:prstGeom>
                    </pic:spPr>
                  </pic:pic>
                </a:graphicData>
              </a:graphic>
            </wp:inline>
          </w:drawing>
        </w:r>
      </w:ins>
    </w:p>
    <w:p w14:paraId="7EA518DD" w14:textId="41905DB5" w:rsidR="00D3001C" w:rsidRDefault="00D3001C" w:rsidP="00D3001C">
      <w:pPr>
        <w:rPr>
          <w:ins w:id="312" w:author="Admin" w:date="2021-05-03T07:37:00Z"/>
        </w:rPr>
      </w:pPr>
      <w:ins w:id="313" w:author="Admin" w:date="2021-05-03T07:37:00Z">
        <w:r>
          <w:rPr>
            <w:noProof/>
          </w:rPr>
          <w:drawing>
            <wp:inline distT="0" distB="0" distL="0" distR="0" wp14:anchorId="2037DA9B" wp14:editId="19CA2A80">
              <wp:extent cx="4114800" cy="77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4800" cy="771525"/>
                      </a:xfrm>
                      <a:prstGeom prst="rect">
                        <a:avLst/>
                      </a:prstGeom>
                    </pic:spPr>
                  </pic:pic>
                </a:graphicData>
              </a:graphic>
            </wp:inline>
          </w:drawing>
        </w:r>
      </w:ins>
    </w:p>
    <w:p w14:paraId="2AB85794" w14:textId="77777777" w:rsidR="00D3001C" w:rsidRDefault="00D3001C" w:rsidP="00D3001C">
      <w:pPr>
        <w:pStyle w:val="Heading1"/>
        <w:shd w:val="clear" w:color="auto" w:fill="F9F9FA"/>
        <w:spacing w:before="0" w:line="563" w:lineRule="atLeast"/>
        <w:textAlignment w:val="baseline"/>
        <w:rPr>
          <w:rFonts w:ascii="Fira Sans" w:hAnsi="Fira Sans"/>
          <w:color w:val="2D3846"/>
          <w:sz w:val="38"/>
          <w:szCs w:val="38"/>
        </w:rPr>
      </w:pPr>
      <w:r>
        <w:rPr>
          <w:rStyle w:val="sl-description-text"/>
          <w:rFonts w:ascii="inherit" w:hAnsi="inherit"/>
          <w:color w:val="2D3846"/>
          <w:sz w:val="38"/>
          <w:szCs w:val="38"/>
          <w:bdr w:val="none" w:sz="0" w:space="0" w:color="auto" w:frame="1"/>
        </w:rPr>
        <w:t>Components using Components</w:t>
      </w:r>
    </w:p>
    <w:p w14:paraId="5F6571B3" w14:textId="77777777" w:rsidR="00C20342" w:rsidRDefault="00C20342" w:rsidP="00C20342">
      <w:pPr>
        <w:rPr>
          <w:ins w:id="314" w:author="Admin" w:date="2021-05-03T07:37:00Z"/>
          <w:rStyle w:val="sl-description-text"/>
          <w:rFonts w:ascii="inherit" w:hAnsi="inherit"/>
          <w:b/>
          <w:bCs/>
          <w:color w:val="2D3846"/>
          <w:bdr w:val="none" w:sz="0" w:space="0" w:color="auto" w:frame="1"/>
          <w:shd w:val="clear" w:color="auto" w:fill="F9F9FA"/>
        </w:rPr>
      </w:pPr>
      <w:ins w:id="315" w:author="Admin" w:date="2021-05-03T07:37:00Z">
        <w:r>
          <w:rPr>
            <w:rFonts w:ascii="Fira Sans" w:hAnsi="Fira Sans"/>
            <w:color w:val="2D3846"/>
            <w:bdr w:val="none" w:sz="0" w:space="0" w:color="auto" w:frame="1"/>
            <w:shd w:val="clear" w:color="auto" w:fill="F9F9FA"/>
          </w:rPr>
          <w:br/>
        </w:r>
        <w:r>
          <w:rPr>
            <w:rStyle w:val="sl-description-text"/>
            <w:rFonts w:ascii="Fira Sans" w:hAnsi="Fira Sans"/>
            <w:color w:val="2D3846"/>
            <w:bdr w:val="none" w:sz="0" w:space="0" w:color="auto" w:frame="1"/>
            <w:shd w:val="clear" w:color="auto" w:fill="F9F9FA"/>
          </w:rPr>
          <w:t>Components can use other components to generate an output.</w:t>
        </w:r>
        <w:r>
          <w:rPr>
            <w:rFonts w:ascii="Fira Sans" w:hAnsi="Fira Sans"/>
            <w:color w:val="2D3846"/>
          </w:rPr>
          <w:br/>
        </w:r>
        <w:r>
          <w:rPr>
            <w:rStyle w:val="sl-description-text"/>
            <w:rFonts w:ascii="inherit" w:hAnsi="inherit"/>
            <w:b/>
            <w:bCs/>
            <w:color w:val="2D3846"/>
            <w:bdr w:val="none" w:sz="0" w:space="0" w:color="auto" w:frame="1"/>
            <w:shd w:val="clear" w:color="auto" w:fill="F9F9FA"/>
          </w:rPr>
          <w:t>For example:</w:t>
        </w:r>
      </w:ins>
    </w:p>
    <w:p w14:paraId="51C7C1E2" w14:textId="77777777" w:rsidR="00C20342" w:rsidRDefault="00C20342" w:rsidP="00C20342">
      <w:pPr>
        <w:rPr>
          <w:ins w:id="316" w:author="Admin" w:date="2021-05-03T07:37:00Z"/>
          <w:rFonts w:ascii="Fira Sans" w:hAnsi="Fira Sans"/>
          <w:color w:val="2D3846"/>
          <w:bdr w:val="none" w:sz="0" w:space="0" w:color="auto" w:frame="1"/>
          <w:shd w:val="clear" w:color="auto" w:fill="F9F9FA"/>
        </w:rPr>
      </w:pPr>
      <w:ins w:id="317" w:author="Admin" w:date="2021-05-03T07:37:00Z">
        <w:r>
          <w:rPr>
            <w:noProof/>
          </w:rPr>
          <w:drawing>
            <wp:inline distT="0" distB="0" distL="0" distR="0" wp14:anchorId="3B91447B" wp14:editId="4EFD05D0">
              <wp:extent cx="4048125" cy="12192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125" cy="1219200"/>
                      </a:xfrm>
                      <a:prstGeom prst="rect">
                        <a:avLst/>
                      </a:prstGeom>
                    </pic:spPr>
                  </pic:pic>
                </a:graphicData>
              </a:graphic>
            </wp:inline>
          </w:drawing>
        </w:r>
      </w:ins>
    </w:p>
    <w:p w14:paraId="7765DD7B" w14:textId="77777777" w:rsidR="00C20342" w:rsidRDefault="00C20342" w:rsidP="00C20342">
      <w:pPr>
        <w:rPr>
          <w:ins w:id="318" w:author="Admin" w:date="2021-05-03T07:37:00Z"/>
          <w:rStyle w:val="sl-description-text"/>
          <w:rFonts w:ascii="Fira Sans" w:hAnsi="Fira Sans"/>
          <w:color w:val="2D3846"/>
          <w:bdr w:val="none" w:sz="0" w:space="0" w:color="auto" w:frame="1"/>
          <w:shd w:val="clear" w:color="auto" w:fill="F9F9FA"/>
        </w:rPr>
      </w:pPr>
      <w:ins w:id="319" w:author="Admin" w:date="2021-05-03T07:37:00Z">
        <w:r>
          <w:rPr>
            <w:rStyle w:val="sl-description-text"/>
            <w:rFonts w:ascii="Fira Sans" w:hAnsi="Fira Sans"/>
            <w:color w:val="2D3846"/>
            <w:bdr w:val="none" w:sz="0" w:space="0" w:color="auto" w:frame="1"/>
            <w:shd w:val="clear" w:color="auto" w:fill="F9F9FA"/>
          </w:rPr>
          <w:t>Here, our </w:t>
        </w:r>
        <w:r>
          <w:rPr>
            <w:rStyle w:val="sl-description-text"/>
            <w:rFonts w:ascii="inherit" w:hAnsi="inherit"/>
            <w:b/>
            <w:bCs/>
            <w:color w:val="2D3846"/>
            <w:bdr w:val="none" w:sz="0" w:space="0" w:color="auto" w:frame="1"/>
            <w:shd w:val="clear" w:color="auto" w:fill="F9F9FA"/>
          </w:rPr>
          <w:t>App</w:t>
        </w:r>
        <w:r>
          <w:rPr>
            <w:rStyle w:val="sl-description-text"/>
            <w:rFonts w:ascii="Fira Sans" w:hAnsi="Fira Sans"/>
            <w:color w:val="2D3846"/>
            <w:bdr w:val="none" w:sz="0" w:space="0" w:color="auto" w:frame="1"/>
            <w:shd w:val="clear" w:color="auto" w:fill="F9F9FA"/>
          </w:rPr>
          <w:t> component uses the </w:t>
        </w:r>
        <w:r>
          <w:rPr>
            <w:rStyle w:val="sl-description-text"/>
            <w:rFonts w:ascii="inherit" w:hAnsi="inherit"/>
            <w:b/>
            <w:bCs/>
            <w:color w:val="2D3846"/>
            <w:bdr w:val="none" w:sz="0" w:space="0" w:color="auto" w:frame="1"/>
            <w:shd w:val="clear" w:color="auto" w:fill="F9F9FA"/>
          </w:rPr>
          <w:t>Hello</w:t>
        </w:r>
        <w:r>
          <w:rPr>
            <w:rStyle w:val="sl-description-text"/>
            <w:rFonts w:ascii="Fira Sans" w:hAnsi="Fira Sans"/>
            <w:color w:val="2D3846"/>
            <w:bdr w:val="none" w:sz="0" w:space="0" w:color="auto" w:frame="1"/>
            <w:shd w:val="clear" w:color="auto" w:fill="F9F9FA"/>
          </w:rPr>
          <w:t> component three times, each times with a new </w:t>
        </w:r>
        <w:r>
          <w:rPr>
            <w:rStyle w:val="sl-description-text"/>
            <w:rFonts w:ascii="inherit" w:hAnsi="inherit"/>
            <w:b/>
            <w:bCs/>
            <w:color w:val="2D3846"/>
            <w:bdr w:val="none" w:sz="0" w:space="0" w:color="auto" w:frame="1"/>
            <w:shd w:val="clear" w:color="auto" w:fill="F9F9FA"/>
          </w:rPr>
          <w:t>name</w:t>
        </w:r>
        <w:r>
          <w:rPr>
            <w:rStyle w:val="sl-description-text"/>
            <w:rFonts w:ascii="Fira Sans" w:hAnsi="Fira Sans"/>
            <w:color w:val="2D3846"/>
            <w:bdr w:val="none" w:sz="0" w:space="0" w:color="auto" w:frame="1"/>
            <w:shd w:val="clear" w:color="auto" w:fill="F9F9FA"/>
          </w:rPr>
          <w:t> attribute.</w:t>
        </w:r>
      </w:ins>
    </w:p>
    <w:p w14:paraId="19EEA47B" w14:textId="77777777" w:rsidR="00C20342" w:rsidRDefault="00C20342" w:rsidP="00C20342">
      <w:pPr>
        <w:rPr>
          <w:ins w:id="320" w:author="Admin" w:date="2021-05-03T07:37:00Z"/>
          <w:rFonts w:ascii="Fira Sans" w:hAnsi="Fira Sans"/>
          <w:color w:val="2D3846"/>
          <w:bdr w:val="none" w:sz="0" w:space="0" w:color="auto" w:frame="1"/>
          <w:shd w:val="clear" w:color="auto" w:fill="F9F9FA"/>
        </w:rPr>
      </w:pPr>
      <w:ins w:id="321" w:author="Admin" w:date="2021-05-03T07:37:00Z">
        <w:r>
          <w:rPr>
            <w:noProof/>
          </w:rPr>
          <w:lastRenderedPageBreak/>
          <w:drawing>
            <wp:inline distT="0" distB="0" distL="0" distR="0" wp14:anchorId="5BD4E250" wp14:editId="10FB0A88">
              <wp:extent cx="4000500" cy="914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0500" cy="914400"/>
                      </a:xfrm>
                      <a:prstGeom prst="rect">
                        <a:avLst/>
                      </a:prstGeom>
                    </pic:spPr>
                  </pic:pic>
                </a:graphicData>
              </a:graphic>
            </wp:inline>
          </w:drawing>
        </w:r>
      </w:ins>
    </w:p>
    <w:p w14:paraId="7328D2A1" w14:textId="77777777" w:rsidR="00C20342" w:rsidRDefault="00C20342" w:rsidP="00C20342">
      <w:pPr>
        <w:rPr>
          <w:ins w:id="322" w:author="Admin" w:date="2021-05-03T07:37:00Z"/>
          <w:rFonts w:ascii="Fira Sans" w:hAnsi="Fira Sans"/>
          <w:color w:val="2D3846"/>
          <w:bdr w:val="none" w:sz="0" w:space="0" w:color="auto" w:frame="1"/>
          <w:shd w:val="clear" w:color="auto" w:fill="F9F9FA"/>
        </w:rPr>
      </w:pPr>
    </w:p>
    <w:p w14:paraId="0025636D" w14:textId="77777777" w:rsidR="00C20342" w:rsidRDefault="00C20342" w:rsidP="00C20342">
      <w:pPr>
        <w:rPr>
          <w:ins w:id="323" w:author="Admin" w:date="2021-05-03T07:37:00Z"/>
          <w:rFonts w:ascii="Fira Sans" w:hAnsi="Fira Sans"/>
          <w:color w:val="2D3846"/>
          <w:bdr w:val="none" w:sz="0" w:space="0" w:color="auto" w:frame="1"/>
          <w:shd w:val="clear" w:color="auto" w:fill="F9F9FA"/>
        </w:rPr>
      </w:pPr>
    </w:p>
    <w:p w14:paraId="356406AB" w14:textId="77777777" w:rsidR="00C20342" w:rsidRDefault="00C20342" w:rsidP="00C20342">
      <w:pPr>
        <w:rPr>
          <w:ins w:id="324" w:author="Admin" w:date="2021-05-03T07:37:00Z"/>
          <w:rFonts w:ascii="Fira Sans" w:hAnsi="Fira Sans"/>
          <w:color w:val="2D3846"/>
          <w:bdr w:val="none" w:sz="0" w:space="0" w:color="auto" w:frame="1"/>
          <w:shd w:val="clear" w:color="auto" w:fill="F9F9FA"/>
        </w:rPr>
      </w:pPr>
    </w:p>
    <w:p w14:paraId="59609F32" w14:textId="77777777" w:rsidR="00C20342" w:rsidRDefault="00C20342" w:rsidP="00C20342">
      <w:pPr>
        <w:pStyle w:val="Heading1"/>
        <w:shd w:val="clear" w:color="auto" w:fill="F9F9FA"/>
        <w:spacing w:before="0" w:line="563" w:lineRule="atLeast"/>
        <w:textAlignment w:val="baseline"/>
        <w:rPr>
          <w:ins w:id="325" w:author="Admin" w:date="2021-05-03T07:37:00Z"/>
          <w:rFonts w:ascii="Fira Sans" w:hAnsi="Fira Sans"/>
          <w:color w:val="2D3846"/>
          <w:sz w:val="38"/>
          <w:szCs w:val="38"/>
        </w:rPr>
      </w:pPr>
      <w:ins w:id="326" w:author="Admin" w:date="2021-05-03T07:37:00Z">
        <w:r>
          <w:rPr>
            <w:rStyle w:val="sl-description-text"/>
            <w:rFonts w:ascii="inherit" w:hAnsi="inherit"/>
            <w:color w:val="2D3846"/>
            <w:sz w:val="38"/>
            <w:szCs w:val="38"/>
            <w:bdr w:val="none" w:sz="0" w:space="0" w:color="auto" w:frame="1"/>
          </w:rPr>
          <w:t>Props in Class Components</w:t>
        </w:r>
      </w:ins>
    </w:p>
    <w:p w14:paraId="6AC8178E" w14:textId="77777777" w:rsidR="00C20342" w:rsidRDefault="00C20342" w:rsidP="00C20342">
      <w:pPr>
        <w:rPr>
          <w:ins w:id="327" w:author="Admin" w:date="2021-05-03T07:37:00Z"/>
          <w:rStyle w:val="sl-description-text"/>
          <w:rFonts w:ascii="inherit" w:hAnsi="inherit"/>
          <w:b/>
          <w:bCs/>
          <w:color w:val="2D3846"/>
          <w:bdr w:val="none" w:sz="0" w:space="0" w:color="auto" w:frame="1"/>
          <w:shd w:val="clear" w:color="auto" w:fill="F9F9FA"/>
        </w:rPr>
      </w:pPr>
      <w:ins w:id="328" w:author="Admin" w:date="2021-05-03T07:37:00Z">
        <w:r>
          <w:rPr>
            <w:rFonts w:ascii="Fira Sans" w:hAnsi="Fira Sans"/>
            <w:color w:val="2D3846"/>
            <w:bdr w:val="none" w:sz="0" w:space="0" w:color="auto" w:frame="1"/>
            <w:shd w:val="clear" w:color="auto" w:fill="F9F9FA"/>
          </w:rPr>
          <w:br/>
        </w:r>
        <w:r>
          <w:rPr>
            <w:rStyle w:val="sl-description-text"/>
            <w:rFonts w:ascii="Fira Sans" w:hAnsi="Fira Sans"/>
            <w:color w:val="2D3846"/>
            <w:bdr w:val="none" w:sz="0" w:space="0" w:color="auto" w:frame="1"/>
            <w:shd w:val="clear" w:color="auto" w:fill="F9F9FA"/>
          </w:rPr>
          <w:t>Props can be accessed in class components using </w:t>
        </w:r>
        <w:proofErr w:type="spellStart"/>
        <w:r>
          <w:rPr>
            <w:rStyle w:val="sl-description-text"/>
            <w:rFonts w:ascii="inherit" w:hAnsi="inherit"/>
            <w:b/>
            <w:bCs/>
            <w:color w:val="2D3846"/>
            <w:bdr w:val="none" w:sz="0" w:space="0" w:color="auto" w:frame="1"/>
            <w:shd w:val="clear" w:color="auto" w:fill="F9F9FA"/>
          </w:rPr>
          <w:t>this.props</w:t>
        </w:r>
        <w:proofErr w:type="spellEnd"/>
        <w:r>
          <w:rPr>
            <w:rStyle w:val="sl-description-text"/>
            <w:rFonts w:ascii="Fira Sans" w:hAnsi="Fira Sans"/>
            <w:color w:val="2D3846"/>
            <w:bdr w:val="none" w:sz="0" w:space="0" w:color="auto" w:frame="1"/>
            <w:shd w:val="clear" w:color="auto" w:fill="F9F9FA"/>
          </w:rPr>
          <w:t>.</w:t>
        </w:r>
        <w:r>
          <w:rPr>
            <w:rFonts w:ascii="Fira Sans" w:hAnsi="Fira Sans"/>
            <w:color w:val="2D3846"/>
          </w:rPr>
          <w:br/>
        </w:r>
        <w:r>
          <w:rPr>
            <w:rStyle w:val="sl-description-text"/>
            <w:rFonts w:ascii="inherit" w:hAnsi="inherit"/>
            <w:b/>
            <w:bCs/>
            <w:color w:val="2D3846"/>
            <w:bdr w:val="none" w:sz="0" w:space="0" w:color="auto" w:frame="1"/>
            <w:shd w:val="clear" w:color="auto" w:fill="F9F9FA"/>
          </w:rPr>
          <w:t>For example:</w:t>
        </w:r>
      </w:ins>
    </w:p>
    <w:p w14:paraId="193C8CFD" w14:textId="77777777" w:rsidR="00C20342" w:rsidRDefault="00C20342" w:rsidP="00C20342">
      <w:pPr>
        <w:rPr>
          <w:ins w:id="329" w:author="Admin" w:date="2021-05-03T07:37:00Z"/>
          <w:rFonts w:ascii="Fira Sans" w:hAnsi="Fira Sans"/>
          <w:color w:val="2D3846"/>
          <w:bdr w:val="none" w:sz="0" w:space="0" w:color="auto" w:frame="1"/>
          <w:shd w:val="clear" w:color="auto" w:fill="F9F9FA"/>
        </w:rPr>
      </w:pPr>
      <w:ins w:id="330" w:author="Admin" w:date="2021-05-03T07:37:00Z">
        <w:r>
          <w:rPr>
            <w:noProof/>
          </w:rPr>
          <w:drawing>
            <wp:inline distT="0" distB="0" distL="0" distR="0" wp14:anchorId="09CFB35D" wp14:editId="0020B3DB">
              <wp:extent cx="4038600" cy="914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8600" cy="914400"/>
                      </a:xfrm>
                      <a:prstGeom prst="rect">
                        <a:avLst/>
                      </a:prstGeom>
                    </pic:spPr>
                  </pic:pic>
                </a:graphicData>
              </a:graphic>
            </wp:inline>
          </w:drawing>
        </w:r>
      </w:ins>
    </w:p>
    <w:p w14:paraId="42F976B0" w14:textId="77777777" w:rsidR="00C20342" w:rsidRDefault="00C20342" w:rsidP="00C20342">
      <w:pPr>
        <w:rPr>
          <w:ins w:id="331" w:author="Admin" w:date="2021-05-03T07:37:00Z"/>
          <w:rFonts w:ascii="Fira Sans" w:hAnsi="Fira Sans"/>
          <w:color w:val="2D3846"/>
          <w:shd w:val="clear" w:color="auto" w:fill="F9F9FA"/>
        </w:rPr>
      </w:pPr>
      <w:ins w:id="332" w:author="Admin" w:date="2021-05-03T07:37:00Z">
        <w:r>
          <w:rPr>
            <w:rFonts w:ascii="Fira Sans" w:hAnsi="Fira Sans"/>
            <w:color w:val="2D3846"/>
            <w:shd w:val="clear" w:color="auto" w:fill="F9F9FA"/>
          </w:rPr>
          <w:t>An important thing to consider is that props are read-only, meaning components cannot modify their props.</w:t>
        </w:r>
      </w:ins>
    </w:p>
    <w:p w14:paraId="774B214A" w14:textId="77777777" w:rsidR="00F77EB2" w:rsidRDefault="00F77EB2" w:rsidP="00C20342">
      <w:pPr>
        <w:rPr>
          <w:ins w:id="333" w:author="Admin" w:date="2021-05-03T07:37:00Z"/>
          <w:rFonts w:ascii="Fira Sans" w:hAnsi="Fira Sans"/>
          <w:color w:val="2D3846"/>
          <w:bdr w:val="none" w:sz="0" w:space="0" w:color="auto" w:frame="1"/>
          <w:shd w:val="clear" w:color="auto" w:fill="F9F9FA"/>
        </w:rPr>
      </w:pPr>
      <w:ins w:id="334" w:author="Admin" w:date="2021-05-03T07:37:00Z">
        <w:r>
          <w:rPr>
            <w:noProof/>
          </w:rPr>
          <w:drawing>
            <wp:inline distT="0" distB="0" distL="0" distR="0" wp14:anchorId="01A08D76" wp14:editId="075FA47D">
              <wp:extent cx="4152900" cy="1019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2900" cy="1019175"/>
                      </a:xfrm>
                      <a:prstGeom prst="rect">
                        <a:avLst/>
                      </a:prstGeom>
                    </pic:spPr>
                  </pic:pic>
                </a:graphicData>
              </a:graphic>
            </wp:inline>
          </w:drawing>
        </w:r>
      </w:ins>
    </w:p>
    <w:p w14:paraId="18490E8B" w14:textId="77777777" w:rsidR="00F77EB2" w:rsidRDefault="00F77EB2" w:rsidP="00F77EB2">
      <w:pPr>
        <w:pStyle w:val="Heading1"/>
        <w:shd w:val="clear" w:color="auto" w:fill="F9F9FA"/>
        <w:spacing w:before="0" w:line="563" w:lineRule="atLeast"/>
        <w:textAlignment w:val="baseline"/>
        <w:rPr>
          <w:ins w:id="335" w:author="Admin" w:date="2021-05-03T07:37:00Z"/>
          <w:rStyle w:val="sl-description-text"/>
          <w:rFonts w:ascii="inherit" w:hAnsi="inherit"/>
          <w:color w:val="2D3846"/>
          <w:sz w:val="38"/>
          <w:szCs w:val="38"/>
          <w:bdr w:val="none" w:sz="0" w:space="0" w:color="auto" w:frame="1"/>
        </w:rPr>
      </w:pPr>
      <w:ins w:id="336" w:author="Admin" w:date="2021-05-03T07:37:00Z">
        <w:r>
          <w:rPr>
            <w:rStyle w:val="sl-description-text"/>
            <w:rFonts w:ascii="inherit" w:hAnsi="inherit"/>
            <w:color w:val="2D3846"/>
            <w:sz w:val="38"/>
            <w:szCs w:val="38"/>
            <w:bdr w:val="none" w:sz="0" w:space="0" w:color="auto" w:frame="1"/>
          </w:rPr>
          <w:t>An Example</w:t>
        </w:r>
      </w:ins>
    </w:p>
    <w:p w14:paraId="45BFAB4F" w14:textId="77777777" w:rsidR="00F77EB2" w:rsidRDefault="00F77EB2" w:rsidP="00F77EB2">
      <w:pPr>
        <w:rPr>
          <w:ins w:id="337" w:author="Admin" w:date="2021-05-03T07:37:00Z"/>
          <w:rStyle w:val="sl-description-text"/>
          <w:rFonts w:ascii="inherit" w:hAnsi="inherit"/>
          <w:b/>
          <w:bCs/>
          <w:color w:val="2D3846"/>
          <w:bdr w:val="none" w:sz="0" w:space="0" w:color="auto" w:frame="1"/>
          <w:shd w:val="clear" w:color="auto" w:fill="F9F9FA"/>
        </w:rPr>
      </w:pPr>
      <w:ins w:id="338" w:author="Admin" w:date="2021-05-03T07:37:00Z">
        <w:r>
          <w:rPr>
            <w:rStyle w:val="sl-description-text"/>
            <w:rFonts w:ascii="Fira Sans" w:hAnsi="Fira Sans"/>
            <w:color w:val="2D3846"/>
            <w:bdr w:val="none" w:sz="0" w:space="0" w:color="auto" w:frame="1"/>
            <w:shd w:val="clear" w:color="auto" w:fill="F9F9FA"/>
          </w:rPr>
          <w:t>Now that we know how to create components and pass them data, let's create a shopping list.</w:t>
        </w:r>
        <w:r>
          <w:rPr>
            <w:rFonts w:ascii="Fira Sans" w:hAnsi="Fira Sans"/>
            <w:color w:val="2D3846"/>
          </w:rPr>
          <w:t xml:space="preserve"> </w:t>
        </w:r>
        <w:r>
          <w:rPr>
            <w:rStyle w:val="sl-description-text"/>
            <w:rFonts w:ascii="Fira Sans" w:hAnsi="Fira Sans"/>
            <w:color w:val="2D3846"/>
            <w:bdr w:val="none" w:sz="0" w:space="0" w:color="auto" w:frame="1"/>
            <w:shd w:val="clear" w:color="auto" w:fill="F9F9FA"/>
          </w:rPr>
          <w:t>Each item in our list will have a </w:t>
        </w:r>
        <w:r>
          <w:rPr>
            <w:rStyle w:val="sl-description-text"/>
            <w:rFonts w:ascii="inherit" w:hAnsi="inherit"/>
            <w:b/>
            <w:bCs/>
            <w:color w:val="2D3846"/>
            <w:bdr w:val="none" w:sz="0" w:space="0" w:color="auto" w:frame="1"/>
            <w:shd w:val="clear" w:color="auto" w:fill="F9F9FA"/>
          </w:rPr>
          <w:t>name</w:t>
        </w:r>
        <w:r>
          <w:rPr>
            <w:rStyle w:val="sl-description-text"/>
            <w:rFonts w:ascii="Fira Sans" w:hAnsi="Fira Sans"/>
            <w:color w:val="2D3846"/>
            <w:bdr w:val="none" w:sz="0" w:space="0" w:color="auto" w:frame="1"/>
            <w:shd w:val="clear" w:color="auto" w:fill="F9F9FA"/>
          </w:rPr>
          <w:t> and a </w:t>
        </w:r>
        <w:r>
          <w:rPr>
            <w:rStyle w:val="sl-description-text"/>
            <w:rFonts w:ascii="inherit" w:hAnsi="inherit"/>
            <w:b/>
            <w:bCs/>
            <w:color w:val="2D3846"/>
            <w:bdr w:val="none" w:sz="0" w:space="0" w:color="auto" w:frame="1"/>
            <w:shd w:val="clear" w:color="auto" w:fill="F9F9FA"/>
          </w:rPr>
          <w:t>price.</w:t>
        </w:r>
        <w:r>
          <w:rPr>
            <w:rFonts w:ascii="Fira Sans" w:hAnsi="Fira Sans"/>
            <w:color w:val="2D3846"/>
          </w:rPr>
          <w:br/>
        </w:r>
        <w:r>
          <w:rPr>
            <w:rStyle w:val="sl-description-text"/>
            <w:rFonts w:ascii="inherit" w:hAnsi="inherit"/>
            <w:b/>
            <w:bCs/>
            <w:color w:val="2D3846"/>
            <w:bdr w:val="none" w:sz="0" w:space="0" w:color="auto" w:frame="1"/>
            <w:shd w:val="clear" w:color="auto" w:fill="F9F9FA"/>
          </w:rPr>
          <w:t>For example:</w:t>
        </w:r>
      </w:ins>
    </w:p>
    <w:p w14:paraId="651BD41B" w14:textId="77777777" w:rsidR="00F77EB2" w:rsidRPr="00F77EB2" w:rsidRDefault="00F77EB2" w:rsidP="00F77EB2">
      <w:pPr>
        <w:rPr>
          <w:ins w:id="339" w:author="Admin" w:date="2021-05-03T07:37:00Z"/>
        </w:rPr>
      </w:pPr>
      <w:ins w:id="340" w:author="Admin" w:date="2021-05-03T07:37:00Z">
        <w:r>
          <w:rPr>
            <w:noProof/>
          </w:rPr>
          <w:drawing>
            <wp:inline distT="0" distB="0" distL="0" distR="0" wp14:anchorId="7B360F3C" wp14:editId="63F35C51">
              <wp:extent cx="4095750" cy="4286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5750" cy="428625"/>
                      </a:xfrm>
                      <a:prstGeom prst="rect">
                        <a:avLst/>
                      </a:prstGeom>
                    </pic:spPr>
                  </pic:pic>
                </a:graphicData>
              </a:graphic>
            </wp:inline>
          </w:drawing>
        </w:r>
      </w:ins>
    </w:p>
    <w:p w14:paraId="77A50AEA" w14:textId="77777777" w:rsidR="00F77EB2" w:rsidRPr="00F77EB2" w:rsidRDefault="00F77EB2" w:rsidP="00F77EB2">
      <w:pPr>
        <w:rPr>
          <w:ins w:id="341" w:author="Admin" w:date="2021-05-03T07:37:00Z"/>
        </w:rPr>
      </w:pPr>
      <w:ins w:id="342" w:author="Admin" w:date="2021-05-03T07:37:00Z">
        <w:r>
          <w:rPr>
            <w:rStyle w:val="sl-description-text"/>
            <w:rFonts w:ascii="Fira Sans" w:hAnsi="Fira Sans"/>
            <w:color w:val="2D3846"/>
            <w:bdr w:val="none" w:sz="0" w:space="0" w:color="auto" w:frame="1"/>
            <w:shd w:val="clear" w:color="auto" w:fill="F9F9FA"/>
          </w:rPr>
          <w:t>The </w:t>
        </w:r>
        <w:r>
          <w:rPr>
            <w:rStyle w:val="sl-description-text"/>
            <w:rFonts w:ascii="inherit" w:hAnsi="inherit"/>
            <w:b/>
            <w:bCs/>
            <w:color w:val="2D3846"/>
            <w:bdr w:val="none" w:sz="0" w:space="0" w:color="auto" w:frame="1"/>
            <w:shd w:val="clear" w:color="auto" w:fill="F9F9FA"/>
          </w:rPr>
          <w:t>Item</w:t>
        </w:r>
        <w:r>
          <w:rPr>
            <w:rStyle w:val="sl-description-text"/>
            <w:rFonts w:ascii="Fira Sans" w:hAnsi="Fira Sans"/>
            <w:color w:val="2D3846"/>
            <w:bdr w:val="none" w:sz="0" w:space="0" w:color="auto" w:frame="1"/>
            <w:shd w:val="clear" w:color="auto" w:fill="F9F9FA"/>
          </w:rPr>
          <w:t> component will render a simple div element with the data:</w:t>
        </w:r>
      </w:ins>
    </w:p>
    <w:p w14:paraId="11A09D8F" w14:textId="77777777" w:rsidR="00F77EB2" w:rsidRDefault="00F77EB2" w:rsidP="00C20342">
      <w:pPr>
        <w:rPr>
          <w:ins w:id="343" w:author="Admin" w:date="2021-05-03T07:37:00Z"/>
          <w:rFonts w:ascii="Fira Sans" w:hAnsi="Fira Sans"/>
          <w:color w:val="2D3846"/>
          <w:bdr w:val="none" w:sz="0" w:space="0" w:color="auto" w:frame="1"/>
          <w:shd w:val="clear" w:color="auto" w:fill="F9F9FA"/>
        </w:rPr>
      </w:pPr>
      <w:ins w:id="344" w:author="Admin" w:date="2021-05-03T07:37:00Z">
        <w:r>
          <w:rPr>
            <w:noProof/>
          </w:rPr>
          <w:drawing>
            <wp:inline distT="0" distB="0" distL="0" distR="0" wp14:anchorId="0A298272" wp14:editId="757DFBEB">
              <wp:extent cx="4086225" cy="11049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6225" cy="1104900"/>
                      </a:xfrm>
                      <a:prstGeom prst="rect">
                        <a:avLst/>
                      </a:prstGeom>
                    </pic:spPr>
                  </pic:pic>
                </a:graphicData>
              </a:graphic>
            </wp:inline>
          </w:drawing>
        </w:r>
      </w:ins>
    </w:p>
    <w:p w14:paraId="59C935D0" w14:textId="77777777" w:rsidR="00F77EB2" w:rsidRDefault="00F77EB2" w:rsidP="00C20342">
      <w:pPr>
        <w:rPr>
          <w:ins w:id="345" w:author="Admin" w:date="2021-05-03T07:37:00Z"/>
          <w:rFonts w:ascii="Fira Sans" w:hAnsi="Fira Sans"/>
          <w:color w:val="2D3846"/>
          <w:shd w:val="clear" w:color="auto" w:fill="F9F9FA"/>
        </w:rPr>
      </w:pPr>
      <w:ins w:id="346" w:author="Admin" w:date="2021-05-03T07:37:00Z">
        <w:r>
          <w:rPr>
            <w:rFonts w:ascii="Fira Sans" w:hAnsi="Fira Sans"/>
            <w:color w:val="2D3846"/>
            <w:shd w:val="clear" w:color="auto" w:fill="F9F9FA"/>
          </w:rPr>
          <w:t>Now we can use our component and create multiple items for our shopping list:</w:t>
        </w:r>
      </w:ins>
    </w:p>
    <w:p w14:paraId="1722559D" w14:textId="77777777" w:rsidR="00F77EB2" w:rsidRDefault="00F77EB2" w:rsidP="00C20342">
      <w:pPr>
        <w:rPr>
          <w:ins w:id="347" w:author="Admin" w:date="2021-05-03T07:37:00Z"/>
          <w:rFonts w:ascii="Fira Sans" w:hAnsi="Fira Sans"/>
          <w:color w:val="2D3846"/>
          <w:bdr w:val="none" w:sz="0" w:space="0" w:color="auto" w:frame="1"/>
          <w:shd w:val="clear" w:color="auto" w:fill="F9F9FA"/>
        </w:rPr>
      </w:pPr>
      <w:ins w:id="348" w:author="Admin" w:date="2021-05-03T07:37:00Z">
        <w:r>
          <w:rPr>
            <w:noProof/>
          </w:rPr>
          <w:lastRenderedPageBreak/>
          <w:drawing>
            <wp:inline distT="0" distB="0" distL="0" distR="0" wp14:anchorId="7D366286" wp14:editId="2A6EAE22">
              <wp:extent cx="4067175" cy="7048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7175" cy="704850"/>
                      </a:xfrm>
                      <a:prstGeom prst="rect">
                        <a:avLst/>
                      </a:prstGeom>
                    </pic:spPr>
                  </pic:pic>
                </a:graphicData>
              </a:graphic>
            </wp:inline>
          </w:drawing>
        </w:r>
      </w:ins>
    </w:p>
    <w:p w14:paraId="1B3B34D7" w14:textId="77777777" w:rsidR="00F77EB2" w:rsidRDefault="00F77EB2" w:rsidP="00C20342">
      <w:pPr>
        <w:rPr>
          <w:ins w:id="349" w:author="Admin" w:date="2021-05-03T07:37:00Z"/>
          <w:rFonts w:ascii="Fira Sans" w:hAnsi="Fira Sans"/>
          <w:color w:val="2D3846"/>
          <w:bdr w:val="none" w:sz="0" w:space="0" w:color="auto" w:frame="1"/>
          <w:shd w:val="clear" w:color="auto" w:fill="F9F9FA"/>
        </w:rPr>
      </w:pPr>
      <w:ins w:id="350" w:author="Admin" w:date="2021-05-03T07:37:00Z">
        <w:r>
          <w:rPr>
            <w:noProof/>
          </w:rPr>
          <w:drawing>
            <wp:inline distT="0" distB="0" distL="0" distR="0" wp14:anchorId="731B2724" wp14:editId="73B97348">
              <wp:extent cx="4181475" cy="981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1475" cy="981075"/>
                      </a:xfrm>
                      <a:prstGeom prst="rect">
                        <a:avLst/>
                      </a:prstGeom>
                    </pic:spPr>
                  </pic:pic>
                </a:graphicData>
              </a:graphic>
            </wp:inline>
          </w:drawing>
        </w:r>
      </w:ins>
    </w:p>
    <w:p w14:paraId="4966D68D" w14:textId="77777777" w:rsidR="00F77EB2" w:rsidRDefault="00F77EB2" w:rsidP="00F77EB2">
      <w:pPr>
        <w:pStyle w:val="Heading1"/>
        <w:shd w:val="clear" w:color="auto" w:fill="F9F9FA"/>
        <w:spacing w:before="0" w:line="563" w:lineRule="atLeast"/>
        <w:textAlignment w:val="baseline"/>
        <w:rPr>
          <w:ins w:id="351" w:author="Admin" w:date="2021-05-03T07:37:00Z"/>
          <w:rFonts w:ascii="Fira Sans" w:hAnsi="Fira Sans"/>
          <w:color w:val="2D3846"/>
          <w:sz w:val="38"/>
          <w:szCs w:val="38"/>
        </w:rPr>
      </w:pPr>
      <w:ins w:id="352" w:author="Admin" w:date="2021-05-03T07:37:00Z">
        <w:r>
          <w:rPr>
            <w:rStyle w:val="sl-description-text"/>
            <w:rFonts w:ascii="inherit" w:hAnsi="inherit"/>
            <w:color w:val="2D3846"/>
            <w:sz w:val="38"/>
            <w:szCs w:val="38"/>
            <w:bdr w:val="none" w:sz="0" w:space="0" w:color="auto" w:frame="1"/>
          </w:rPr>
          <w:t>State</w:t>
        </w:r>
      </w:ins>
    </w:p>
    <w:p w14:paraId="0941ACC7" w14:textId="77777777" w:rsidR="00F77EB2" w:rsidRDefault="00F77EB2" w:rsidP="00C20342">
      <w:pPr>
        <w:rPr>
          <w:ins w:id="353" w:author="Admin" w:date="2021-05-03T07:37:00Z"/>
          <w:rStyle w:val="sl-description-text"/>
          <w:rFonts w:ascii="Fira Sans" w:hAnsi="Fira Sans"/>
          <w:color w:val="2D3846"/>
          <w:bdr w:val="none" w:sz="0" w:space="0" w:color="auto" w:frame="1"/>
          <w:shd w:val="clear" w:color="auto" w:fill="F9F9FA"/>
        </w:rPr>
      </w:pPr>
      <w:ins w:id="354" w:author="Admin" w:date="2021-05-03T07:37:00Z">
        <w:r>
          <w:rPr>
            <w:rStyle w:val="sl-description-text"/>
            <w:rFonts w:ascii="Fira Sans" w:hAnsi="Fira Sans"/>
            <w:color w:val="2D3846"/>
            <w:bdr w:val="none" w:sz="0" w:space="0" w:color="auto" w:frame="1"/>
            <w:shd w:val="clear" w:color="auto" w:fill="F9F9FA"/>
          </w:rPr>
          <w:t>Up until this point, we have learned how to pass data to components using </w:t>
        </w:r>
        <w:r>
          <w:rPr>
            <w:rStyle w:val="sl-description-text"/>
            <w:rFonts w:ascii="inherit" w:hAnsi="inherit"/>
            <w:b/>
            <w:bCs/>
            <w:color w:val="2D3846"/>
            <w:bdr w:val="none" w:sz="0" w:space="0" w:color="auto" w:frame="1"/>
            <w:shd w:val="clear" w:color="auto" w:fill="F9F9FA"/>
          </w:rPr>
          <w:t>props</w:t>
        </w:r>
        <w:r>
          <w:rPr>
            <w:rStyle w:val="sl-description-text"/>
            <w:rFonts w:ascii="Fira Sans" w:hAnsi="Fira Sans"/>
            <w:color w:val="2D3846"/>
            <w:bdr w:val="none" w:sz="0" w:space="0" w:color="auto" w:frame="1"/>
            <w:shd w:val="clear" w:color="auto" w:fill="F9F9FA"/>
          </w:rPr>
          <w:t>. Many web apps need their components to change their data, for example, after user interaction (clicking a button, submitting a form, etc.).</w:t>
        </w:r>
        <w:r>
          <w:rPr>
            <w:rFonts w:ascii="Fira Sans" w:hAnsi="Fira Sans"/>
            <w:color w:val="2D3846"/>
          </w:rPr>
          <w:t xml:space="preserve"> </w:t>
        </w:r>
        <w:r>
          <w:rPr>
            <w:rStyle w:val="sl-description-text"/>
            <w:rFonts w:ascii="Fira Sans" w:hAnsi="Fira Sans"/>
            <w:color w:val="2D3846"/>
            <w:bdr w:val="none" w:sz="0" w:space="0" w:color="auto" w:frame="1"/>
            <w:shd w:val="clear" w:color="auto" w:fill="F9F9FA"/>
          </w:rPr>
          <w:t>However, </w:t>
        </w:r>
        <w:r>
          <w:rPr>
            <w:rStyle w:val="sl-description-text"/>
            <w:rFonts w:ascii="inherit" w:hAnsi="inherit"/>
            <w:b/>
            <w:bCs/>
            <w:color w:val="2D3846"/>
            <w:bdr w:val="none" w:sz="0" w:space="0" w:color="auto" w:frame="1"/>
            <w:shd w:val="clear" w:color="auto" w:fill="F9F9FA"/>
          </w:rPr>
          <w:t>props</w:t>
        </w:r>
        <w:r>
          <w:rPr>
            <w:rStyle w:val="sl-description-text"/>
            <w:rFonts w:ascii="Fira Sans" w:hAnsi="Fira Sans"/>
            <w:color w:val="2D3846"/>
            <w:bdr w:val="none" w:sz="0" w:space="0" w:color="auto" w:frame="1"/>
            <w:shd w:val="clear" w:color="auto" w:fill="F9F9FA"/>
          </w:rPr>
          <w:t> cannot be changed.</w:t>
        </w:r>
        <w:r>
          <w:rPr>
            <w:rFonts w:ascii="Fira Sans" w:hAnsi="Fira Sans"/>
            <w:color w:val="2D3846"/>
          </w:rPr>
          <w:br/>
        </w:r>
        <w:r>
          <w:rPr>
            <w:rStyle w:val="sl-description-text"/>
            <w:rFonts w:ascii="Fira Sans" w:hAnsi="Fira Sans"/>
            <w:color w:val="2D3846"/>
            <w:bdr w:val="none" w:sz="0" w:space="0" w:color="auto" w:frame="1"/>
            <w:shd w:val="clear" w:color="auto" w:fill="F9F9FA"/>
          </w:rPr>
          <w:t>In order to allow components to manage and change their data, React provides a feature called </w:t>
        </w:r>
        <w:r>
          <w:rPr>
            <w:rStyle w:val="sl-description-text"/>
            <w:rFonts w:ascii="inherit" w:hAnsi="inherit"/>
            <w:b/>
            <w:bCs/>
            <w:color w:val="2D3846"/>
            <w:bdr w:val="none" w:sz="0" w:space="0" w:color="auto" w:frame="1"/>
            <w:shd w:val="clear" w:color="auto" w:fill="F9F9FA"/>
          </w:rPr>
          <w:t>state</w:t>
        </w:r>
        <w:r>
          <w:rPr>
            <w:rStyle w:val="sl-description-text"/>
            <w:rFonts w:ascii="Fira Sans" w:hAnsi="Fira Sans"/>
            <w:color w:val="2D3846"/>
            <w:bdr w:val="none" w:sz="0" w:space="0" w:color="auto" w:frame="1"/>
            <w:shd w:val="clear" w:color="auto" w:fill="F9F9FA"/>
          </w:rPr>
          <w:t>.</w:t>
        </w:r>
        <w:r>
          <w:rPr>
            <w:rFonts w:ascii="Fira Sans" w:hAnsi="Fira Sans"/>
            <w:color w:val="2D3846"/>
          </w:rPr>
          <w:br/>
        </w:r>
        <w:r>
          <w:rPr>
            <w:rStyle w:val="sl-description-text"/>
            <w:rFonts w:ascii="inherit" w:hAnsi="inherit"/>
            <w:b/>
            <w:bCs/>
            <w:color w:val="2D3846"/>
            <w:bdr w:val="none" w:sz="0" w:space="0" w:color="auto" w:frame="1"/>
            <w:shd w:val="clear" w:color="auto" w:fill="F9F9FA"/>
          </w:rPr>
          <w:t>State</w:t>
        </w:r>
        <w:r>
          <w:rPr>
            <w:rStyle w:val="sl-description-text"/>
            <w:rFonts w:ascii="Fira Sans" w:hAnsi="Fira Sans"/>
            <w:color w:val="2D3846"/>
            <w:bdr w:val="none" w:sz="0" w:space="0" w:color="auto" w:frame="1"/>
            <w:shd w:val="clear" w:color="auto" w:fill="F9F9FA"/>
          </w:rPr>
          <w:t> is an object that is added as a property in class components.</w:t>
        </w:r>
      </w:ins>
    </w:p>
    <w:p w14:paraId="378E01B2" w14:textId="77777777" w:rsidR="00F77EB2" w:rsidRDefault="00F77EB2" w:rsidP="00C20342">
      <w:pPr>
        <w:rPr>
          <w:ins w:id="355" w:author="Admin" w:date="2021-05-03T07:37:00Z"/>
          <w:rStyle w:val="sl-description-text"/>
          <w:rFonts w:ascii="inherit" w:hAnsi="inherit"/>
          <w:b/>
          <w:bCs/>
          <w:color w:val="2D3846"/>
          <w:bdr w:val="none" w:sz="0" w:space="0" w:color="auto" w:frame="1"/>
          <w:shd w:val="clear" w:color="auto" w:fill="F9F9FA"/>
        </w:rPr>
      </w:pPr>
      <w:ins w:id="356" w:author="Admin" w:date="2021-05-03T07:37:00Z">
        <w:r>
          <w:rPr>
            <w:rFonts w:ascii="Fira Sans" w:hAnsi="Fira Sans"/>
            <w:color w:val="2D3846"/>
          </w:rPr>
          <w:br/>
        </w:r>
        <w:r>
          <w:rPr>
            <w:rStyle w:val="sl-description-text"/>
            <w:rFonts w:ascii="inherit" w:hAnsi="inherit"/>
            <w:b/>
            <w:bCs/>
            <w:color w:val="2D3846"/>
            <w:bdr w:val="none" w:sz="0" w:space="0" w:color="auto" w:frame="1"/>
            <w:shd w:val="clear" w:color="auto" w:fill="F9F9FA"/>
          </w:rPr>
          <w:t>For example:</w:t>
        </w:r>
      </w:ins>
    </w:p>
    <w:p w14:paraId="5DE3D45E" w14:textId="77777777" w:rsidR="00F77EB2" w:rsidRDefault="00F77EB2" w:rsidP="00C20342">
      <w:pPr>
        <w:rPr>
          <w:ins w:id="357" w:author="Admin" w:date="2021-05-03T07:37:00Z"/>
          <w:rFonts w:ascii="Fira Sans" w:hAnsi="Fira Sans"/>
          <w:color w:val="2D3846"/>
          <w:bdr w:val="none" w:sz="0" w:space="0" w:color="auto" w:frame="1"/>
          <w:shd w:val="clear" w:color="auto" w:fill="F9F9FA"/>
        </w:rPr>
      </w:pPr>
      <w:ins w:id="358" w:author="Admin" w:date="2021-05-03T07:37:00Z">
        <w:r>
          <w:rPr>
            <w:noProof/>
          </w:rPr>
          <w:drawing>
            <wp:inline distT="0" distB="0" distL="0" distR="0" wp14:anchorId="2C887DE1" wp14:editId="0B51E9CC">
              <wp:extent cx="4133850" cy="1524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3850" cy="1524000"/>
                      </a:xfrm>
                      <a:prstGeom prst="rect">
                        <a:avLst/>
                      </a:prstGeom>
                    </pic:spPr>
                  </pic:pic>
                </a:graphicData>
              </a:graphic>
            </wp:inline>
          </w:drawing>
        </w:r>
      </w:ins>
    </w:p>
    <w:p w14:paraId="0856F7AA" w14:textId="77777777" w:rsidR="00F77EB2" w:rsidRDefault="00054561" w:rsidP="00C20342">
      <w:pPr>
        <w:rPr>
          <w:ins w:id="359" w:author="Admin" w:date="2021-05-03T07:37:00Z"/>
          <w:rStyle w:val="sl-description-text"/>
          <w:rFonts w:ascii="Fira Sans" w:hAnsi="Fira Sans"/>
          <w:color w:val="2D3846"/>
          <w:bdr w:val="none" w:sz="0" w:space="0" w:color="auto" w:frame="1"/>
          <w:shd w:val="clear" w:color="auto" w:fill="F9F9FA"/>
        </w:rPr>
      </w:pPr>
      <w:ins w:id="360" w:author="Admin" w:date="2021-05-03T07:37:00Z">
        <w:r>
          <w:fldChar w:fldCharType="begin"/>
        </w:r>
        <w:r>
          <w:instrText xml:space="preserve"> HYPERLINK "https://stackblitz.com/edit/react-state-initial-example?file" \t "_blank" </w:instrText>
        </w:r>
        <w:r>
          <w:fldChar w:fldCharType="separate"/>
        </w:r>
        <w:r w:rsidR="00F77EB2">
          <w:rPr>
            <w:rStyle w:val="sl-description-text"/>
            <w:rFonts w:ascii="inherit" w:hAnsi="inherit"/>
            <w:b/>
            <w:bCs/>
            <w:color w:val="2491DC"/>
            <w:u w:val="single"/>
            <w:bdr w:val="none" w:sz="0" w:space="0" w:color="auto" w:frame="1"/>
            <w:shd w:val="clear" w:color="auto" w:fill="F9F9FA"/>
          </w:rPr>
          <w:t xml:space="preserve">Try it on </w:t>
        </w:r>
        <w:proofErr w:type="spellStart"/>
        <w:r w:rsidR="00F77EB2">
          <w:rPr>
            <w:rStyle w:val="sl-description-text"/>
            <w:rFonts w:ascii="inherit" w:hAnsi="inherit"/>
            <w:b/>
            <w:bCs/>
            <w:color w:val="2491DC"/>
            <w:u w:val="single"/>
            <w:bdr w:val="none" w:sz="0" w:space="0" w:color="auto" w:frame="1"/>
            <w:shd w:val="clear" w:color="auto" w:fill="F9F9FA"/>
          </w:rPr>
          <w:t>StackBlitz</w:t>
        </w:r>
        <w:proofErr w:type="spellEnd"/>
        <w:r>
          <w:rPr>
            <w:rStyle w:val="sl-description-text"/>
            <w:rFonts w:ascii="inherit" w:hAnsi="inherit"/>
            <w:b/>
            <w:bCs/>
            <w:color w:val="2491DC"/>
            <w:u w:val="single"/>
            <w:bdr w:val="none" w:sz="0" w:space="0" w:color="auto" w:frame="1"/>
            <w:shd w:val="clear" w:color="auto" w:fill="F9F9FA"/>
          </w:rPr>
          <w:fldChar w:fldCharType="end"/>
        </w:r>
        <w:r w:rsidR="00F77EB2">
          <w:rPr>
            <w:rFonts w:ascii="Fira Sans" w:hAnsi="Fira Sans"/>
            <w:color w:val="2D3846"/>
          </w:rPr>
          <w:br/>
        </w:r>
        <w:r w:rsidR="00F77EB2">
          <w:rPr>
            <w:rFonts w:ascii="Fira Sans" w:hAnsi="Fira Sans"/>
            <w:color w:val="2D3846"/>
          </w:rPr>
          <w:br/>
        </w:r>
        <w:r w:rsidR="00F77EB2">
          <w:rPr>
            <w:rStyle w:val="sl-description-text"/>
            <w:rFonts w:ascii="Fira Sans" w:hAnsi="Fira Sans"/>
            <w:color w:val="2D3846"/>
            <w:bdr w:val="none" w:sz="0" w:space="0" w:color="auto" w:frame="1"/>
            <w:shd w:val="clear" w:color="auto" w:fill="F9F9FA"/>
          </w:rPr>
          <w:t>as you can see, </w:t>
        </w:r>
        <w:r w:rsidR="00F77EB2">
          <w:rPr>
            <w:rStyle w:val="sl-description-text"/>
            <w:rFonts w:ascii="inherit" w:hAnsi="inherit"/>
            <w:b/>
            <w:bCs/>
            <w:color w:val="2D3846"/>
            <w:bdr w:val="none" w:sz="0" w:space="0" w:color="auto" w:frame="1"/>
            <w:shd w:val="clear" w:color="auto" w:fill="F9F9FA"/>
          </w:rPr>
          <w:t>state</w:t>
        </w:r>
        <w:r w:rsidR="00F77EB2">
          <w:rPr>
            <w:rStyle w:val="sl-description-text"/>
            <w:rFonts w:ascii="Fira Sans" w:hAnsi="Fira Sans"/>
            <w:color w:val="2D3846"/>
            <w:bdr w:val="none" w:sz="0" w:space="0" w:color="auto" w:frame="1"/>
            <w:shd w:val="clear" w:color="auto" w:fill="F9F9FA"/>
          </w:rPr>
          <w:t> is just a simple object, that contains key: value pairs.</w:t>
        </w:r>
        <w:r w:rsidR="00F77EB2">
          <w:rPr>
            <w:rFonts w:ascii="Fira Sans" w:hAnsi="Fira Sans"/>
            <w:color w:val="2D3846"/>
          </w:rPr>
          <w:br/>
        </w:r>
        <w:r w:rsidR="00F77EB2">
          <w:rPr>
            <w:rStyle w:val="sl-description-text"/>
            <w:rFonts w:ascii="Fira Sans" w:hAnsi="Fira Sans"/>
            <w:color w:val="2D3846"/>
            <w:bdr w:val="none" w:sz="0" w:space="0" w:color="auto" w:frame="1"/>
            <w:shd w:val="clear" w:color="auto" w:fill="F9F9FA"/>
          </w:rPr>
          <w:t>Similar to props, the values can be accessed using </w:t>
        </w:r>
        <w:proofErr w:type="spellStart"/>
        <w:r w:rsidR="00F77EB2">
          <w:rPr>
            <w:rStyle w:val="sl-description-text"/>
            <w:rFonts w:ascii="inherit" w:hAnsi="inherit"/>
            <w:b/>
            <w:bCs/>
            <w:color w:val="2D3846"/>
            <w:bdr w:val="none" w:sz="0" w:space="0" w:color="auto" w:frame="1"/>
            <w:shd w:val="clear" w:color="auto" w:fill="F9F9FA"/>
          </w:rPr>
          <w:t>this.state</w:t>
        </w:r>
        <w:proofErr w:type="spellEnd"/>
        <w:r w:rsidR="00F77EB2">
          <w:rPr>
            <w:rStyle w:val="sl-description-text"/>
            <w:rFonts w:ascii="Fira Sans" w:hAnsi="Fira Sans"/>
            <w:color w:val="2D3846"/>
            <w:bdr w:val="none" w:sz="0" w:space="0" w:color="auto" w:frame="1"/>
            <w:shd w:val="clear" w:color="auto" w:fill="F9F9FA"/>
          </w:rPr>
          <w:t>.</w:t>
        </w:r>
        <w:r w:rsidR="00F77EB2">
          <w:rPr>
            <w:rFonts w:ascii="Fira Sans" w:hAnsi="Fira Sans"/>
            <w:color w:val="2D3846"/>
          </w:rPr>
          <w:t xml:space="preserve"> </w:t>
        </w:r>
        <w:r w:rsidR="00F77EB2">
          <w:rPr>
            <w:rStyle w:val="sl-description-text"/>
            <w:rFonts w:ascii="Fira Sans" w:hAnsi="Fira Sans"/>
            <w:color w:val="2D3846"/>
            <w:bdr w:val="none" w:sz="0" w:space="0" w:color="auto" w:frame="1"/>
            <w:shd w:val="clear" w:color="auto" w:fill="F9F9FA"/>
          </w:rPr>
          <w:t>Now, when the component renders, the state is initialized with the given value and there will be a heading that says "Hello James."</w:t>
        </w:r>
      </w:ins>
    </w:p>
    <w:p w14:paraId="0B67DC40" w14:textId="77777777" w:rsidR="00F77EB2" w:rsidRDefault="00F77EB2" w:rsidP="00C20342">
      <w:pPr>
        <w:rPr>
          <w:ins w:id="361" w:author="Admin" w:date="2021-05-03T07:37:00Z"/>
          <w:rFonts w:ascii="Fira Sans" w:hAnsi="Fira Sans"/>
          <w:color w:val="2D3846"/>
          <w:bdr w:val="none" w:sz="0" w:space="0" w:color="auto" w:frame="1"/>
          <w:shd w:val="clear" w:color="auto" w:fill="F9F9FA"/>
        </w:rPr>
      </w:pPr>
      <w:ins w:id="362" w:author="Admin" w:date="2021-05-03T07:37:00Z">
        <w:r>
          <w:rPr>
            <w:noProof/>
          </w:rPr>
          <w:drawing>
            <wp:inline distT="0" distB="0" distL="0" distR="0" wp14:anchorId="6082EE68" wp14:editId="1A00E792">
              <wp:extent cx="4086225" cy="6858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6225" cy="685800"/>
                      </a:xfrm>
                      <a:prstGeom prst="rect">
                        <a:avLst/>
                      </a:prstGeom>
                    </pic:spPr>
                  </pic:pic>
                </a:graphicData>
              </a:graphic>
            </wp:inline>
          </w:drawing>
        </w:r>
      </w:ins>
    </w:p>
    <w:p w14:paraId="2A792C2A" w14:textId="77777777" w:rsidR="00F77EB2" w:rsidRDefault="00F77EB2" w:rsidP="00F77EB2">
      <w:pPr>
        <w:pStyle w:val="Heading1"/>
        <w:shd w:val="clear" w:color="auto" w:fill="F9F9FA"/>
        <w:spacing w:before="0" w:line="563" w:lineRule="atLeast"/>
        <w:textAlignment w:val="baseline"/>
        <w:rPr>
          <w:ins w:id="363" w:author="Admin" w:date="2021-05-03T07:37:00Z"/>
          <w:rFonts w:ascii="Fira Sans" w:hAnsi="Fira Sans"/>
          <w:color w:val="2D3846"/>
          <w:sz w:val="38"/>
          <w:szCs w:val="38"/>
        </w:rPr>
      </w:pPr>
      <w:ins w:id="364" w:author="Admin" w:date="2021-05-03T07:37:00Z">
        <w:r>
          <w:rPr>
            <w:rStyle w:val="sl-description-text"/>
            <w:rFonts w:ascii="inherit" w:hAnsi="inherit"/>
            <w:color w:val="2D3846"/>
            <w:sz w:val="38"/>
            <w:szCs w:val="38"/>
            <w:bdr w:val="none" w:sz="0" w:space="0" w:color="auto" w:frame="1"/>
          </w:rPr>
          <w:t>Changing State</w:t>
        </w:r>
      </w:ins>
    </w:p>
    <w:p w14:paraId="05A0017B" w14:textId="77777777" w:rsidR="00F77EB2" w:rsidRDefault="00F77EB2" w:rsidP="00B826AD">
      <w:pPr>
        <w:spacing w:line="240" w:lineRule="auto"/>
        <w:rPr>
          <w:ins w:id="365" w:author="Admin" w:date="2021-05-03T07:37:00Z"/>
          <w:rStyle w:val="sl-description-text"/>
          <w:rFonts w:ascii="Fira Sans" w:hAnsi="Fira Sans"/>
          <w:color w:val="2D3846"/>
          <w:bdr w:val="none" w:sz="0" w:space="0" w:color="auto" w:frame="1"/>
          <w:shd w:val="clear" w:color="auto" w:fill="F9F9FA"/>
        </w:rPr>
      </w:pPr>
      <w:ins w:id="366" w:author="Admin" w:date="2021-05-03T07:37:00Z">
        <w:r>
          <w:rPr>
            <w:rFonts w:ascii="Fira Sans" w:hAnsi="Fira Sans"/>
            <w:color w:val="2D3846"/>
          </w:rPr>
          <w:br/>
        </w:r>
        <w:r>
          <w:rPr>
            <w:rStyle w:val="sl-description-text"/>
            <w:rFonts w:ascii="Fira Sans" w:hAnsi="Fira Sans"/>
            <w:color w:val="2D3846"/>
            <w:bdr w:val="none" w:sz="0" w:space="0" w:color="auto" w:frame="1"/>
            <w:shd w:val="clear" w:color="auto" w:fill="F9F9FA"/>
          </w:rPr>
          <w:t>State should not be modified directly. Instead, React provides a </w:t>
        </w:r>
        <w:proofErr w:type="spellStart"/>
        <w:proofErr w:type="gramStart"/>
        <w:r>
          <w:rPr>
            <w:rStyle w:val="sl-description-text"/>
            <w:rFonts w:ascii="inherit" w:hAnsi="inherit"/>
            <w:b/>
            <w:bCs/>
            <w:color w:val="2D3846"/>
            <w:bdr w:val="none" w:sz="0" w:space="0" w:color="auto" w:frame="1"/>
            <w:shd w:val="clear" w:color="auto" w:fill="F9F9FA"/>
          </w:rPr>
          <w:t>setState</w:t>
        </w:r>
        <w:proofErr w:type="spellEnd"/>
        <w:r>
          <w:rPr>
            <w:rStyle w:val="sl-description-text"/>
            <w:rFonts w:ascii="inherit" w:hAnsi="inherit"/>
            <w:b/>
            <w:bCs/>
            <w:color w:val="2D3846"/>
            <w:bdr w:val="none" w:sz="0" w:space="0" w:color="auto" w:frame="1"/>
            <w:shd w:val="clear" w:color="auto" w:fill="F9F9FA"/>
          </w:rPr>
          <w:t>(</w:t>
        </w:r>
        <w:proofErr w:type="gramEnd"/>
        <w:r>
          <w:rPr>
            <w:rStyle w:val="sl-description-text"/>
            <w:rFonts w:ascii="inherit" w:hAnsi="inherit"/>
            <w:b/>
            <w:bCs/>
            <w:color w:val="2D3846"/>
            <w:bdr w:val="none" w:sz="0" w:space="0" w:color="auto" w:frame="1"/>
            <w:shd w:val="clear" w:color="auto" w:fill="F9F9FA"/>
          </w:rPr>
          <w:t>)</w:t>
        </w:r>
        <w:r>
          <w:rPr>
            <w:rStyle w:val="sl-description-text"/>
            <w:rFonts w:ascii="Fira Sans" w:hAnsi="Fira Sans"/>
            <w:color w:val="2D3846"/>
            <w:bdr w:val="none" w:sz="0" w:space="0" w:color="auto" w:frame="1"/>
            <w:shd w:val="clear" w:color="auto" w:fill="F9F9FA"/>
          </w:rPr>
          <w:t> method, that can be used to modify state.</w:t>
        </w:r>
      </w:ins>
    </w:p>
    <w:p w14:paraId="66658454" w14:textId="77777777" w:rsidR="00B826AD" w:rsidRDefault="00B826AD" w:rsidP="00B826AD">
      <w:pPr>
        <w:spacing w:line="240" w:lineRule="auto"/>
        <w:rPr>
          <w:ins w:id="367" w:author="Admin" w:date="2021-05-03T07:37:00Z"/>
          <w:rFonts w:ascii="Fira Sans" w:hAnsi="Fira Sans"/>
          <w:color w:val="2D3846"/>
          <w:bdr w:val="none" w:sz="0" w:space="0" w:color="auto" w:frame="1"/>
          <w:shd w:val="clear" w:color="auto" w:fill="F9F9FA"/>
        </w:rPr>
      </w:pPr>
      <w:ins w:id="368" w:author="Admin" w:date="2021-05-03T07:37:00Z">
        <w:r>
          <w:rPr>
            <w:noProof/>
          </w:rPr>
          <w:drawing>
            <wp:inline distT="0" distB="0" distL="0" distR="0" wp14:anchorId="2FC09313" wp14:editId="09D6FAE0">
              <wp:extent cx="4076700" cy="800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6700" cy="800100"/>
                      </a:xfrm>
                      <a:prstGeom prst="rect">
                        <a:avLst/>
                      </a:prstGeom>
                    </pic:spPr>
                  </pic:pic>
                </a:graphicData>
              </a:graphic>
            </wp:inline>
          </w:drawing>
        </w:r>
      </w:ins>
    </w:p>
    <w:p w14:paraId="5F9270A4" w14:textId="77777777" w:rsidR="00B826AD" w:rsidRDefault="00B826AD" w:rsidP="00B826AD">
      <w:pPr>
        <w:spacing w:line="240" w:lineRule="auto"/>
        <w:rPr>
          <w:ins w:id="369" w:author="Admin" w:date="2021-05-03T07:37:00Z"/>
          <w:rStyle w:val="sl-description-text"/>
          <w:rFonts w:ascii="Fira Sans" w:hAnsi="Fira Sans"/>
          <w:color w:val="2D3846"/>
          <w:bdr w:val="none" w:sz="0" w:space="0" w:color="auto" w:frame="1"/>
          <w:shd w:val="clear" w:color="auto" w:fill="F9F9FA"/>
        </w:rPr>
      </w:pPr>
      <w:ins w:id="370" w:author="Admin" w:date="2021-05-03T07:37:00Z">
        <w:r>
          <w:rPr>
            <w:rStyle w:val="sl-description-text"/>
            <w:rFonts w:ascii="Fira Sans" w:hAnsi="Fira Sans"/>
            <w:color w:val="2D3846"/>
            <w:bdr w:val="none" w:sz="0" w:space="0" w:color="auto" w:frame="1"/>
            <w:shd w:val="clear" w:color="auto" w:fill="F9F9FA"/>
          </w:rPr>
          <w:t xml:space="preserve">You need to pass an object with the new </w:t>
        </w:r>
        <w:proofErr w:type="spellStart"/>
        <w:r>
          <w:rPr>
            <w:rStyle w:val="sl-description-text"/>
            <w:rFonts w:ascii="Fira Sans" w:hAnsi="Fira Sans"/>
            <w:color w:val="2D3846"/>
            <w:bdr w:val="none" w:sz="0" w:space="0" w:color="auto" w:frame="1"/>
            <w:shd w:val="clear" w:color="auto" w:fill="F9F9FA"/>
          </w:rPr>
          <w:t>key</w:t>
        </w:r>
        <w:proofErr w:type="gramStart"/>
        <w:r>
          <w:rPr>
            <w:rStyle w:val="sl-description-text"/>
            <w:rFonts w:ascii="Fira Sans" w:hAnsi="Fira Sans"/>
            <w:color w:val="2D3846"/>
            <w:bdr w:val="none" w:sz="0" w:space="0" w:color="auto" w:frame="1"/>
            <w:shd w:val="clear" w:color="auto" w:fill="F9F9FA"/>
          </w:rPr>
          <w:t>:value</w:t>
        </w:r>
        <w:proofErr w:type="spellEnd"/>
        <w:proofErr w:type="gramEnd"/>
        <w:r>
          <w:rPr>
            <w:rStyle w:val="sl-description-text"/>
            <w:rFonts w:ascii="Fira Sans" w:hAnsi="Fira Sans"/>
            <w:color w:val="2D3846"/>
            <w:bdr w:val="none" w:sz="0" w:space="0" w:color="auto" w:frame="1"/>
            <w:shd w:val="clear" w:color="auto" w:fill="F9F9FA"/>
          </w:rPr>
          <w:t xml:space="preserve"> pairs to the </w:t>
        </w:r>
        <w:proofErr w:type="spellStart"/>
        <w:r>
          <w:rPr>
            <w:rStyle w:val="sl-description-text"/>
            <w:rFonts w:ascii="inherit" w:hAnsi="inherit"/>
            <w:b/>
            <w:bCs/>
            <w:color w:val="2D3846"/>
            <w:bdr w:val="none" w:sz="0" w:space="0" w:color="auto" w:frame="1"/>
            <w:shd w:val="clear" w:color="auto" w:fill="F9F9FA"/>
          </w:rPr>
          <w:t>setState</w:t>
        </w:r>
        <w:proofErr w:type="spellEnd"/>
        <w:r>
          <w:rPr>
            <w:rStyle w:val="sl-description-text"/>
            <w:rFonts w:ascii="Fira Sans" w:hAnsi="Fira Sans"/>
            <w:color w:val="2D3846"/>
            <w:bdr w:val="none" w:sz="0" w:space="0" w:color="auto" w:frame="1"/>
            <w:shd w:val="clear" w:color="auto" w:fill="F9F9FA"/>
          </w:rPr>
          <w:t> method.</w:t>
        </w:r>
      </w:ins>
    </w:p>
    <w:p w14:paraId="0FF83386" w14:textId="77777777" w:rsidR="00B826AD" w:rsidRDefault="00B826AD" w:rsidP="00B826AD">
      <w:pPr>
        <w:spacing w:line="240" w:lineRule="auto"/>
        <w:rPr>
          <w:ins w:id="371" w:author="Admin" w:date="2021-05-03T07:37:00Z"/>
          <w:rStyle w:val="sl-description-text"/>
          <w:rFonts w:ascii="Fira Sans" w:hAnsi="Fira Sans"/>
          <w:color w:val="2D3846"/>
          <w:bdr w:val="none" w:sz="0" w:space="0" w:color="auto" w:frame="1"/>
          <w:shd w:val="clear" w:color="auto" w:fill="F9F9FA"/>
        </w:rPr>
      </w:pPr>
      <w:ins w:id="372" w:author="Admin" w:date="2021-05-03T07:37:00Z">
        <w:r>
          <w:rPr>
            <w:rStyle w:val="sl-description-text"/>
            <w:rFonts w:ascii="Fira Sans" w:hAnsi="Fira Sans"/>
            <w:color w:val="2D3846"/>
            <w:bdr w:val="none" w:sz="0" w:space="0" w:color="auto" w:frame="1"/>
            <w:shd w:val="clear" w:color="auto" w:fill="F9F9FA"/>
          </w:rPr>
          <w:lastRenderedPageBreak/>
          <w:t>Why should we use </w:t>
        </w:r>
        <w:proofErr w:type="spellStart"/>
        <w:r>
          <w:rPr>
            <w:rStyle w:val="sl-description-text"/>
            <w:rFonts w:ascii="inherit" w:hAnsi="inherit"/>
            <w:b/>
            <w:bCs/>
            <w:color w:val="2D3846"/>
            <w:bdr w:val="none" w:sz="0" w:space="0" w:color="auto" w:frame="1"/>
            <w:shd w:val="clear" w:color="auto" w:fill="F9F9FA"/>
          </w:rPr>
          <w:t>setState</w:t>
        </w:r>
        <w:proofErr w:type="spellEnd"/>
        <w:r>
          <w:rPr>
            <w:rStyle w:val="sl-description-text"/>
            <w:rFonts w:ascii="Fira Sans" w:hAnsi="Fira Sans"/>
            <w:color w:val="2D3846"/>
            <w:bdr w:val="none" w:sz="0" w:space="0" w:color="auto" w:frame="1"/>
            <w:shd w:val="clear" w:color="auto" w:fill="F9F9FA"/>
          </w:rPr>
          <w:t>, instead of simply changing the values of the object properties directly?</w:t>
        </w:r>
        <w:r>
          <w:rPr>
            <w:rFonts w:ascii="Fira Sans" w:hAnsi="Fira Sans"/>
            <w:color w:val="2D3846"/>
          </w:rPr>
          <w:br/>
        </w:r>
        <w:r>
          <w:rPr>
            <w:rStyle w:val="sl-description-text"/>
            <w:rFonts w:ascii="Fira Sans" w:hAnsi="Fira Sans"/>
            <w:color w:val="2D3846"/>
            <w:bdr w:val="none" w:sz="0" w:space="0" w:color="auto" w:frame="1"/>
            <w:shd w:val="clear" w:color="auto" w:fill="F9F9FA"/>
          </w:rPr>
          <w:t>The answer uncovers one of the most useful features of React: when </w:t>
        </w:r>
        <w:proofErr w:type="spellStart"/>
        <w:r>
          <w:rPr>
            <w:rStyle w:val="sl-description-text"/>
            <w:rFonts w:ascii="inherit" w:hAnsi="inherit"/>
            <w:b/>
            <w:bCs/>
            <w:color w:val="2D3846"/>
            <w:bdr w:val="none" w:sz="0" w:space="0" w:color="auto" w:frame="1"/>
            <w:shd w:val="clear" w:color="auto" w:fill="F9F9FA"/>
          </w:rPr>
          <w:t>setState</w:t>
        </w:r>
        <w:proofErr w:type="spellEnd"/>
        <w:r>
          <w:rPr>
            <w:rStyle w:val="sl-description-text"/>
            <w:rFonts w:ascii="Fira Sans" w:hAnsi="Fira Sans"/>
            <w:color w:val="2D3846"/>
            <w:bdr w:val="none" w:sz="0" w:space="0" w:color="auto" w:frame="1"/>
            <w:shd w:val="clear" w:color="auto" w:fill="F9F9FA"/>
          </w:rPr>
          <w:t> is called, React automatically re-renders the affected component with the new state!</w:t>
        </w:r>
      </w:ins>
    </w:p>
    <w:p w14:paraId="3FDD5D64" w14:textId="77777777" w:rsidR="00B826AD" w:rsidRDefault="00B826AD" w:rsidP="00B826AD">
      <w:pPr>
        <w:spacing w:line="240" w:lineRule="auto"/>
        <w:rPr>
          <w:ins w:id="373" w:author="Admin" w:date="2021-05-03T07:37:00Z"/>
          <w:rFonts w:ascii="Fira Sans" w:hAnsi="Fira Sans"/>
          <w:color w:val="2D3846"/>
          <w:shd w:val="clear" w:color="auto" w:fill="F9F9FA"/>
        </w:rPr>
      </w:pPr>
      <w:ins w:id="374" w:author="Admin" w:date="2021-05-03T07:37:00Z">
        <w:r>
          <w:rPr>
            <w:rFonts w:ascii="Fira Sans" w:hAnsi="Fira Sans"/>
            <w:color w:val="2D3846"/>
            <w:shd w:val="clear" w:color="auto" w:fill="F9F9FA"/>
          </w:rPr>
          <w:t>Usually, the change in state happens in event handlers. We will look at an example in the next part!</w:t>
        </w:r>
      </w:ins>
    </w:p>
    <w:p w14:paraId="2A54AAA2" w14:textId="77777777" w:rsidR="00B826AD" w:rsidRDefault="00B826AD" w:rsidP="00B826AD">
      <w:pPr>
        <w:spacing w:line="240" w:lineRule="auto"/>
        <w:rPr>
          <w:ins w:id="375" w:author="Admin" w:date="2021-05-03T07:37:00Z"/>
          <w:rFonts w:ascii="Fira Sans" w:hAnsi="Fira Sans"/>
          <w:color w:val="2D3846"/>
          <w:bdr w:val="none" w:sz="0" w:space="0" w:color="auto" w:frame="1"/>
          <w:shd w:val="clear" w:color="auto" w:fill="F9F9FA"/>
        </w:rPr>
      </w:pPr>
      <w:ins w:id="376" w:author="Admin" w:date="2021-05-03T07:37:00Z">
        <w:r>
          <w:rPr>
            <w:noProof/>
          </w:rPr>
          <w:drawing>
            <wp:inline distT="0" distB="0" distL="0" distR="0" wp14:anchorId="176314FB" wp14:editId="4F289E1A">
              <wp:extent cx="4133850" cy="7524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33850" cy="752475"/>
                      </a:xfrm>
                      <a:prstGeom prst="rect">
                        <a:avLst/>
                      </a:prstGeom>
                    </pic:spPr>
                  </pic:pic>
                </a:graphicData>
              </a:graphic>
            </wp:inline>
          </w:drawing>
        </w:r>
      </w:ins>
    </w:p>
    <w:p w14:paraId="0D22D282" w14:textId="77777777" w:rsidR="00B826AD" w:rsidRDefault="00B826AD" w:rsidP="00B826AD">
      <w:pPr>
        <w:pStyle w:val="Heading1"/>
        <w:shd w:val="clear" w:color="auto" w:fill="F9F9FA"/>
        <w:spacing w:before="0" w:line="563" w:lineRule="atLeast"/>
        <w:textAlignment w:val="baseline"/>
        <w:rPr>
          <w:ins w:id="377" w:author="Admin" w:date="2021-05-03T07:37:00Z"/>
          <w:rFonts w:ascii="Fira Sans" w:hAnsi="Fira Sans"/>
          <w:color w:val="2D3846"/>
          <w:sz w:val="38"/>
          <w:szCs w:val="38"/>
        </w:rPr>
      </w:pPr>
      <w:ins w:id="378" w:author="Admin" w:date="2021-05-03T07:37:00Z">
        <w:r>
          <w:rPr>
            <w:rStyle w:val="sl-description-text"/>
            <w:rFonts w:ascii="inherit" w:hAnsi="inherit"/>
            <w:color w:val="2D3846"/>
            <w:sz w:val="38"/>
            <w:szCs w:val="38"/>
            <w:bdr w:val="none" w:sz="0" w:space="0" w:color="auto" w:frame="1"/>
          </w:rPr>
          <w:t>Counter App</w:t>
        </w:r>
      </w:ins>
    </w:p>
    <w:p w14:paraId="0BF28DE9" w14:textId="77777777" w:rsidR="00B826AD" w:rsidRDefault="00B826AD" w:rsidP="00B826AD">
      <w:pPr>
        <w:spacing w:line="240" w:lineRule="auto"/>
        <w:rPr>
          <w:ins w:id="379" w:author="Admin" w:date="2021-05-03T07:37:00Z"/>
          <w:rStyle w:val="sl-description-text"/>
          <w:rFonts w:ascii="Fira Sans" w:hAnsi="Fira Sans"/>
          <w:color w:val="2D3846"/>
          <w:bdr w:val="none" w:sz="0" w:space="0" w:color="auto" w:frame="1"/>
          <w:shd w:val="clear" w:color="auto" w:fill="F9F9FA"/>
        </w:rPr>
      </w:pPr>
      <w:ins w:id="380" w:author="Admin" w:date="2021-05-03T07:37:00Z">
        <w:r>
          <w:rPr>
            <w:rFonts w:ascii="Fira Sans" w:hAnsi="Fira Sans"/>
            <w:color w:val="2D3846"/>
          </w:rPr>
          <w:br/>
        </w:r>
        <w:r>
          <w:rPr>
            <w:rStyle w:val="sl-description-text"/>
            <w:rFonts w:ascii="Fira Sans" w:hAnsi="Fira Sans"/>
            <w:color w:val="2D3846"/>
            <w:bdr w:val="none" w:sz="0" w:space="0" w:color="auto" w:frame="1"/>
            <w:shd w:val="clear" w:color="auto" w:fill="F9F9FA"/>
          </w:rPr>
          <w:t>To better understand how state works, let's create a counter app, which increments the counter each time a button is clicked.</w:t>
        </w:r>
        <w:r>
          <w:rPr>
            <w:rFonts w:ascii="Fira Sans" w:hAnsi="Fira Sans"/>
            <w:color w:val="2D3846"/>
          </w:rPr>
          <w:t xml:space="preserve"> </w:t>
        </w:r>
        <w:r>
          <w:rPr>
            <w:rStyle w:val="sl-description-text"/>
            <w:rFonts w:ascii="Fira Sans" w:hAnsi="Fira Sans"/>
            <w:color w:val="2D3846"/>
            <w:bdr w:val="none" w:sz="0" w:space="0" w:color="auto" w:frame="1"/>
            <w:shd w:val="clear" w:color="auto" w:fill="F9F9FA"/>
          </w:rPr>
          <w:t>We start by creating our </w:t>
        </w:r>
        <w:r>
          <w:rPr>
            <w:rStyle w:val="sl-description-text"/>
            <w:rFonts w:ascii="inherit" w:hAnsi="inherit"/>
            <w:b/>
            <w:bCs/>
            <w:color w:val="2D3846"/>
            <w:bdr w:val="none" w:sz="0" w:space="0" w:color="auto" w:frame="1"/>
            <w:shd w:val="clear" w:color="auto" w:fill="F9F9FA"/>
          </w:rPr>
          <w:t>Counter</w:t>
        </w:r>
        <w:r>
          <w:rPr>
            <w:rStyle w:val="sl-description-text"/>
            <w:rFonts w:ascii="Fira Sans" w:hAnsi="Fira Sans"/>
            <w:color w:val="2D3846"/>
            <w:bdr w:val="none" w:sz="0" w:space="0" w:color="auto" w:frame="1"/>
            <w:shd w:val="clear" w:color="auto" w:fill="F9F9FA"/>
          </w:rPr>
          <w:t> component, which includes the counter and a button:</w:t>
        </w:r>
      </w:ins>
    </w:p>
    <w:p w14:paraId="733ADE76" w14:textId="77777777" w:rsidR="00B826AD" w:rsidRDefault="00B826AD" w:rsidP="00B826AD">
      <w:pPr>
        <w:spacing w:line="240" w:lineRule="auto"/>
        <w:rPr>
          <w:ins w:id="381" w:author="Admin" w:date="2021-05-03T07:37:00Z"/>
          <w:rFonts w:ascii="Fira Sans" w:hAnsi="Fira Sans"/>
          <w:color w:val="2D3846"/>
          <w:bdr w:val="none" w:sz="0" w:space="0" w:color="auto" w:frame="1"/>
          <w:shd w:val="clear" w:color="auto" w:fill="F9F9FA"/>
        </w:rPr>
      </w:pPr>
      <w:ins w:id="382" w:author="Admin" w:date="2021-05-03T07:37:00Z">
        <w:r>
          <w:rPr>
            <w:noProof/>
          </w:rPr>
          <w:drawing>
            <wp:inline distT="0" distB="0" distL="0" distR="0" wp14:anchorId="644618C5" wp14:editId="703128C9">
              <wp:extent cx="4143375" cy="18573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1857375"/>
                      </a:xfrm>
                      <a:prstGeom prst="rect">
                        <a:avLst/>
                      </a:prstGeom>
                    </pic:spPr>
                  </pic:pic>
                </a:graphicData>
              </a:graphic>
            </wp:inline>
          </w:drawing>
        </w:r>
      </w:ins>
    </w:p>
    <w:p w14:paraId="34754543" w14:textId="77777777" w:rsidR="00B826AD" w:rsidRDefault="00B826AD" w:rsidP="00B826AD">
      <w:pPr>
        <w:spacing w:line="240" w:lineRule="auto"/>
        <w:rPr>
          <w:ins w:id="383" w:author="Admin" w:date="2021-05-03T07:37:00Z"/>
          <w:rStyle w:val="sl-description-text"/>
          <w:rFonts w:ascii="Fira Sans" w:hAnsi="Fira Sans"/>
          <w:color w:val="2D3846"/>
          <w:bdr w:val="none" w:sz="0" w:space="0" w:color="auto" w:frame="1"/>
          <w:shd w:val="clear" w:color="auto" w:fill="F9F9FA"/>
        </w:rPr>
      </w:pPr>
      <w:ins w:id="384" w:author="Admin" w:date="2021-05-03T07:37:00Z">
        <w:r>
          <w:rPr>
            <w:rStyle w:val="sl-description-text"/>
            <w:rFonts w:ascii="Fira Sans" w:hAnsi="Fira Sans"/>
            <w:color w:val="2D3846"/>
            <w:bdr w:val="none" w:sz="0" w:space="0" w:color="auto" w:frame="1"/>
            <w:shd w:val="clear" w:color="auto" w:fill="F9F9FA"/>
          </w:rPr>
          <w:t>We have initialized our </w:t>
        </w:r>
        <w:r>
          <w:rPr>
            <w:rStyle w:val="sl-description-text"/>
            <w:rFonts w:ascii="inherit" w:hAnsi="inherit"/>
            <w:b/>
            <w:bCs/>
            <w:color w:val="2D3846"/>
            <w:bdr w:val="none" w:sz="0" w:space="0" w:color="auto" w:frame="1"/>
            <w:shd w:val="clear" w:color="auto" w:fill="F9F9FA"/>
          </w:rPr>
          <w:t>counter</w:t>
        </w:r>
        <w:r>
          <w:rPr>
            <w:rStyle w:val="sl-description-text"/>
            <w:rFonts w:ascii="Fira Sans" w:hAnsi="Fira Sans"/>
            <w:color w:val="2D3846"/>
            <w:bdr w:val="none" w:sz="0" w:space="0" w:color="auto" w:frame="1"/>
            <w:shd w:val="clear" w:color="auto" w:fill="F9F9FA"/>
          </w:rPr>
          <w:t> to the value 0 in the state.</w:t>
        </w:r>
        <w:r>
          <w:rPr>
            <w:rFonts w:ascii="Fira Sans" w:hAnsi="Fira Sans"/>
            <w:color w:val="2D3846"/>
          </w:rPr>
          <w:br/>
        </w:r>
        <w:r>
          <w:rPr>
            <w:rStyle w:val="sl-description-text"/>
            <w:rFonts w:ascii="Fira Sans" w:hAnsi="Fira Sans"/>
            <w:color w:val="2D3846"/>
            <w:bdr w:val="none" w:sz="0" w:space="0" w:color="auto" w:frame="1"/>
            <w:shd w:val="clear" w:color="auto" w:fill="F9F9FA"/>
          </w:rPr>
          <w:t>Now, we need to add a click event handler to the button and increment the counter in the state.</w:t>
        </w:r>
        <w:r>
          <w:rPr>
            <w:rFonts w:ascii="Fira Sans" w:hAnsi="Fira Sans"/>
            <w:color w:val="2D3846"/>
          </w:rPr>
          <w:br/>
        </w:r>
        <w:r>
          <w:rPr>
            <w:rStyle w:val="sl-description-text"/>
            <w:rFonts w:ascii="Fira Sans" w:hAnsi="Fira Sans"/>
            <w:color w:val="2D3846"/>
            <w:bdr w:val="none" w:sz="0" w:space="0" w:color="auto" w:frame="1"/>
            <w:shd w:val="clear" w:color="auto" w:fill="F9F9FA"/>
          </w:rPr>
          <w:t>Here is the final code:</w:t>
        </w:r>
      </w:ins>
    </w:p>
    <w:p w14:paraId="11EEE080" w14:textId="77777777" w:rsidR="00B826AD" w:rsidRDefault="00B826AD" w:rsidP="00B826AD">
      <w:pPr>
        <w:spacing w:line="240" w:lineRule="auto"/>
        <w:rPr>
          <w:ins w:id="385" w:author="Admin" w:date="2021-05-03T07:37:00Z"/>
          <w:rFonts w:ascii="Fira Sans" w:hAnsi="Fira Sans"/>
          <w:color w:val="2D3846"/>
          <w:bdr w:val="none" w:sz="0" w:space="0" w:color="auto" w:frame="1"/>
          <w:shd w:val="clear" w:color="auto" w:fill="F9F9FA"/>
        </w:rPr>
      </w:pPr>
      <w:ins w:id="386" w:author="Admin" w:date="2021-05-03T07:37:00Z">
        <w:r>
          <w:rPr>
            <w:noProof/>
          </w:rPr>
          <w:drawing>
            <wp:inline distT="0" distB="0" distL="0" distR="0" wp14:anchorId="28F6A474" wp14:editId="190FAC51">
              <wp:extent cx="4057650" cy="24098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57650" cy="2409825"/>
                      </a:xfrm>
                      <a:prstGeom prst="rect">
                        <a:avLst/>
                      </a:prstGeom>
                    </pic:spPr>
                  </pic:pic>
                </a:graphicData>
              </a:graphic>
            </wp:inline>
          </w:drawing>
        </w:r>
      </w:ins>
    </w:p>
    <w:p w14:paraId="14275B14" w14:textId="77777777" w:rsidR="00B826AD" w:rsidRDefault="00B826AD" w:rsidP="00B826AD">
      <w:pPr>
        <w:spacing w:line="240" w:lineRule="auto"/>
        <w:rPr>
          <w:ins w:id="387" w:author="Admin" w:date="2021-05-03T07:37:00Z"/>
          <w:rStyle w:val="sl-description-text"/>
          <w:rFonts w:ascii="Fira Sans" w:hAnsi="Fira Sans"/>
          <w:color w:val="2D3846"/>
          <w:bdr w:val="none" w:sz="0" w:space="0" w:color="auto" w:frame="1"/>
          <w:shd w:val="clear" w:color="auto" w:fill="F9F9FA"/>
        </w:rPr>
      </w:pPr>
      <w:ins w:id="388" w:author="Admin" w:date="2021-05-03T07:37:00Z">
        <w:r>
          <w:rPr>
            <w:rFonts w:ascii="Fira Sans" w:hAnsi="Fira Sans"/>
            <w:color w:val="2D3846"/>
          </w:rPr>
          <w:br/>
        </w:r>
        <w:r>
          <w:rPr>
            <w:rStyle w:val="sl-description-text"/>
            <w:rFonts w:ascii="Fira Sans" w:hAnsi="Fira Sans"/>
            <w:color w:val="2D3846"/>
            <w:bdr w:val="none" w:sz="0" w:space="0" w:color="auto" w:frame="1"/>
            <w:shd w:val="clear" w:color="auto" w:fill="F9F9FA"/>
          </w:rPr>
          <w:t xml:space="preserve">The </w:t>
        </w:r>
        <w:proofErr w:type="spellStart"/>
        <w:r>
          <w:rPr>
            <w:rStyle w:val="sl-description-text"/>
            <w:rFonts w:ascii="Fira Sans" w:hAnsi="Fira Sans"/>
            <w:color w:val="2D3846"/>
            <w:bdr w:val="none" w:sz="0" w:space="0" w:color="auto" w:frame="1"/>
            <w:shd w:val="clear" w:color="auto" w:fill="F9F9FA"/>
          </w:rPr>
          <w:t>onClick</w:t>
        </w:r>
        <w:proofErr w:type="spellEnd"/>
        <w:r>
          <w:rPr>
            <w:rStyle w:val="sl-description-text"/>
            <w:rFonts w:ascii="Fira Sans" w:hAnsi="Fira Sans"/>
            <w:color w:val="2D3846"/>
            <w:bdr w:val="none" w:sz="0" w:space="0" w:color="auto" w:frame="1"/>
            <w:shd w:val="clear" w:color="auto" w:fill="F9F9FA"/>
          </w:rPr>
          <w:t xml:space="preserve"> event calls the </w:t>
        </w:r>
        <w:r>
          <w:rPr>
            <w:rStyle w:val="sl-description-text"/>
            <w:rFonts w:ascii="inherit" w:hAnsi="inherit"/>
            <w:b/>
            <w:bCs/>
            <w:color w:val="2D3846"/>
            <w:bdr w:val="none" w:sz="0" w:space="0" w:color="auto" w:frame="1"/>
            <w:shd w:val="clear" w:color="auto" w:fill="F9F9FA"/>
          </w:rPr>
          <w:t>increment</w:t>
        </w:r>
        <w:r>
          <w:rPr>
            <w:rStyle w:val="sl-description-text"/>
            <w:rFonts w:ascii="Fira Sans" w:hAnsi="Fira Sans"/>
            <w:color w:val="2D3846"/>
            <w:bdr w:val="none" w:sz="0" w:space="0" w:color="auto" w:frame="1"/>
            <w:shd w:val="clear" w:color="auto" w:fill="F9F9FA"/>
          </w:rPr>
          <w:t> function of our component, which uses </w:t>
        </w:r>
        <w:proofErr w:type="spellStart"/>
        <w:r>
          <w:rPr>
            <w:rStyle w:val="sl-description-text"/>
            <w:rFonts w:ascii="inherit" w:hAnsi="inherit"/>
            <w:b/>
            <w:bCs/>
            <w:color w:val="2D3846"/>
            <w:bdr w:val="none" w:sz="0" w:space="0" w:color="auto" w:frame="1"/>
            <w:shd w:val="clear" w:color="auto" w:fill="F9F9FA"/>
          </w:rPr>
          <w:t>setState</w:t>
        </w:r>
        <w:proofErr w:type="spellEnd"/>
        <w:r>
          <w:rPr>
            <w:rStyle w:val="sl-description-text"/>
            <w:rFonts w:ascii="Fira Sans" w:hAnsi="Fira Sans"/>
            <w:color w:val="2D3846"/>
            <w:bdr w:val="none" w:sz="0" w:space="0" w:color="auto" w:frame="1"/>
            <w:shd w:val="clear" w:color="auto" w:fill="F9F9FA"/>
          </w:rPr>
          <w:t> to change the value of our counter. When the state is changed, React automatically triggers a re-render of the component.</w:t>
        </w:r>
        <w:r>
          <w:rPr>
            <w:rFonts w:ascii="Fira Sans" w:hAnsi="Fira Sans"/>
            <w:color w:val="2D3846"/>
          </w:rPr>
          <w:t xml:space="preserve"> </w:t>
        </w:r>
        <w:r>
          <w:rPr>
            <w:rStyle w:val="sl-description-text"/>
            <w:rFonts w:ascii="Fira Sans" w:hAnsi="Fira Sans"/>
            <w:color w:val="2D3846"/>
            <w:bdr w:val="none" w:sz="0" w:space="0" w:color="auto" w:frame="1"/>
            <w:shd w:val="clear" w:color="auto" w:fill="F9F9FA"/>
          </w:rPr>
          <w:t>Tap </w:t>
        </w:r>
        <w:r>
          <w:rPr>
            <w:rStyle w:val="sl-description-text"/>
            <w:rFonts w:ascii="inherit" w:hAnsi="inherit"/>
            <w:b/>
            <w:bCs/>
            <w:color w:val="2D3846"/>
            <w:bdr w:val="none" w:sz="0" w:space="0" w:color="auto" w:frame="1"/>
            <w:shd w:val="clear" w:color="auto" w:fill="F9F9FA"/>
          </w:rPr>
          <w:t xml:space="preserve">Try it on </w:t>
        </w:r>
        <w:proofErr w:type="spellStart"/>
        <w:r>
          <w:rPr>
            <w:rStyle w:val="sl-description-text"/>
            <w:rFonts w:ascii="inherit" w:hAnsi="inherit"/>
            <w:b/>
            <w:bCs/>
            <w:color w:val="2D3846"/>
            <w:bdr w:val="none" w:sz="0" w:space="0" w:color="auto" w:frame="1"/>
            <w:shd w:val="clear" w:color="auto" w:fill="F9F9FA"/>
          </w:rPr>
          <w:t>StackBlitz</w:t>
        </w:r>
        <w:proofErr w:type="spellEnd"/>
        <w:r>
          <w:rPr>
            <w:rStyle w:val="sl-description-text"/>
            <w:rFonts w:ascii="Fira Sans" w:hAnsi="Fira Sans"/>
            <w:color w:val="2D3846"/>
            <w:bdr w:val="none" w:sz="0" w:space="0" w:color="auto" w:frame="1"/>
            <w:shd w:val="clear" w:color="auto" w:fill="F9F9FA"/>
          </w:rPr>
          <w:t> to see the counter in action!</w:t>
        </w:r>
      </w:ins>
    </w:p>
    <w:p w14:paraId="44DDDA2B" w14:textId="77777777" w:rsidR="00B826AD" w:rsidRDefault="00B826AD" w:rsidP="00B826AD">
      <w:pPr>
        <w:spacing w:line="240" w:lineRule="auto"/>
        <w:rPr>
          <w:ins w:id="389" w:author="Admin" w:date="2021-05-03T07:37:00Z"/>
          <w:rFonts w:ascii="Fira Sans" w:hAnsi="Fira Sans"/>
          <w:color w:val="2D3846"/>
          <w:bdr w:val="none" w:sz="0" w:space="0" w:color="auto" w:frame="1"/>
          <w:shd w:val="clear" w:color="auto" w:fill="F9F9FA"/>
        </w:rPr>
      </w:pPr>
      <w:ins w:id="390" w:author="Admin" w:date="2021-05-03T07:37:00Z">
        <w:r>
          <w:rPr>
            <w:noProof/>
          </w:rPr>
          <w:lastRenderedPageBreak/>
          <w:drawing>
            <wp:inline distT="0" distB="0" distL="0" distR="0" wp14:anchorId="09525F6B" wp14:editId="382343FE">
              <wp:extent cx="4200525" cy="8286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00525" cy="828675"/>
                      </a:xfrm>
                      <a:prstGeom prst="rect">
                        <a:avLst/>
                      </a:prstGeom>
                    </pic:spPr>
                  </pic:pic>
                </a:graphicData>
              </a:graphic>
            </wp:inline>
          </w:drawing>
        </w:r>
      </w:ins>
    </w:p>
    <w:p w14:paraId="0E077D8A" w14:textId="77777777" w:rsidR="00B826AD" w:rsidRDefault="00B826AD" w:rsidP="00B826AD">
      <w:pPr>
        <w:pStyle w:val="Heading1"/>
        <w:spacing w:before="0" w:line="563" w:lineRule="atLeast"/>
        <w:textAlignment w:val="baseline"/>
        <w:rPr>
          <w:ins w:id="391" w:author="Admin" w:date="2021-05-03T07:37:00Z"/>
          <w:rStyle w:val="sl-description-text"/>
          <w:rFonts w:ascii="inherit" w:hAnsi="inherit"/>
          <w:sz w:val="38"/>
          <w:szCs w:val="38"/>
          <w:bdr w:val="none" w:sz="0" w:space="0" w:color="auto" w:frame="1"/>
        </w:rPr>
      </w:pPr>
    </w:p>
    <w:p w14:paraId="5067C969" w14:textId="77777777" w:rsidR="00B826AD" w:rsidRDefault="00B826AD" w:rsidP="00B826AD">
      <w:pPr>
        <w:pStyle w:val="Heading1"/>
        <w:spacing w:before="0" w:line="563" w:lineRule="atLeast"/>
        <w:textAlignment w:val="baseline"/>
        <w:rPr>
          <w:ins w:id="392" w:author="Admin" w:date="2021-05-03T07:37:00Z"/>
          <w:rStyle w:val="sl-description-text"/>
          <w:rFonts w:ascii="inherit" w:hAnsi="inherit"/>
          <w:sz w:val="38"/>
          <w:szCs w:val="38"/>
          <w:bdr w:val="none" w:sz="0" w:space="0" w:color="auto" w:frame="1"/>
        </w:rPr>
      </w:pPr>
    </w:p>
    <w:p w14:paraId="38A6966A" w14:textId="77777777" w:rsidR="00B826AD" w:rsidRPr="00B826AD" w:rsidRDefault="00B826AD" w:rsidP="00B826AD">
      <w:pPr>
        <w:rPr>
          <w:ins w:id="393" w:author="Admin" w:date="2021-05-03T07:37:00Z"/>
        </w:rPr>
      </w:pPr>
    </w:p>
    <w:p w14:paraId="69E52F1B" w14:textId="77777777" w:rsidR="00B826AD" w:rsidRDefault="00B826AD" w:rsidP="00B826AD">
      <w:pPr>
        <w:pStyle w:val="Heading1"/>
        <w:spacing w:before="0" w:line="563" w:lineRule="atLeast"/>
        <w:textAlignment w:val="baseline"/>
        <w:rPr>
          <w:ins w:id="394" w:author="Admin" w:date="2021-05-03T07:37:00Z"/>
          <w:rFonts w:ascii="inherit" w:hAnsi="inherit"/>
          <w:sz w:val="38"/>
          <w:szCs w:val="38"/>
        </w:rPr>
      </w:pPr>
      <w:ins w:id="395" w:author="Admin" w:date="2021-05-03T07:37:00Z">
        <w:r>
          <w:rPr>
            <w:rStyle w:val="sl-description-text"/>
            <w:rFonts w:ascii="inherit" w:hAnsi="inherit"/>
            <w:sz w:val="38"/>
            <w:szCs w:val="38"/>
            <w:bdr w:val="none" w:sz="0" w:space="0" w:color="auto" w:frame="1"/>
          </w:rPr>
          <w:t>Props vs State</w:t>
        </w:r>
      </w:ins>
    </w:p>
    <w:p w14:paraId="184D0D68" w14:textId="77777777" w:rsidR="00B826AD" w:rsidRDefault="00B826AD" w:rsidP="00B826AD">
      <w:pPr>
        <w:rPr>
          <w:ins w:id="396" w:author="Admin" w:date="2021-05-03T07:37:00Z"/>
          <w:rStyle w:val="sl-description-text"/>
          <w:rFonts w:ascii="inherit" w:hAnsi="inherit"/>
          <w:bdr w:val="none" w:sz="0" w:space="0" w:color="auto" w:frame="1"/>
        </w:rPr>
      </w:pPr>
      <w:ins w:id="397" w:author="Admin" w:date="2021-05-03T07:37:00Z">
        <w:r>
          <w:br/>
        </w:r>
        <w:r>
          <w:rPr>
            <w:rStyle w:val="sl-description-text"/>
            <w:rFonts w:ascii="inherit" w:hAnsi="inherit"/>
            <w:bdr w:val="none" w:sz="0" w:space="0" w:color="auto" w:frame="1"/>
          </w:rPr>
          <w:t>As a recap, here is a summary of the main differences between </w:t>
        </w:r>
        <w:r>
          <w:rPr>
            <w:rStyle w:val="sl-description-text"/>
            <w:rFonts w:ascii="inherit" w:hAnsi="inherit"/>
            <w:b/>
            <w:bCs/>
            <w:bdr w:val="none" w:sz="0" w:space="0" w:color="auto" w:frame="1"/>
          </w:rPr>
          <w:t>props</w:t>
        </w:r>
        <w:r>
          <w:rPr>
            <w:rStyle w:val="sl-description-text"/>
            <w:rFonts w:ascii="inherit" w:hAnsi="inherit"/>
            <w:bdr w:val="none" w:sz="0" w:space="0" w:color="auto" w:frame="1"/>
          </w:rPr>
          <w:t> and </w:t>
        </w:r>
        <w:r>
          <w:rPr>
            <w:rStyle w:val="sl-description-text"/>
            <w:rFonts w:ascii="inherit" w:hAnsi="inherit"/>
            <w:b/>
            <w:bCs/>
            <w:bdr w:val="none" w:sz="0" w:space="0" w:color="auto" w:frame="1"/>
          </w:rPr>
          <w:t>state</w:t>
        </w:r>
        <w:proofErr w:type="gramStart"/>
        <w:r>
          <w:rPr>
            <w:rStyle w:val="sl-description-text"/>
            <w:rFonts w:ascii="inherit" w:hAnsi="inherit"/>
            <w:bdr w:val="none" w:sz="0" w:space="0" w:color="auto" w:frame="1"/>
          </w:rPr>
          <w:t>:</w:t>
        </w:r>
        <w:proofErr w:type="gramEnd"/>
        <w:r>
          <w:br/>
        </w:r>
        <w:r>
          <w:br/>
        </w:r>
        <w:r>
          <w:rPr>
            <w:rStyle w:val="sl-description-text"/>
            <w:rFonts w:ascii="inherit" w:hAnsi="inherit"/>
            <w:bdr w:val="none" w:sz="0" w:space="0" w:color="auto" w:frame="1"/>
          </w:rPr>
          <w:t>- We use </w:t>
        </w:r>
        <w:r>
          <w:rPr>
            <w:rStyle w:val="sl-description-text"/>
            <w:rFonts w:ascii="inherit" w:hAnsi="inherit"/>
            <w:b/>
            <w:bCs/>
            <w:bdr w:val="none" w:sz="0" w:space="0" w:color="auto" w:frame="1"/>
          </w:rPr>
          <w:t>props</w:t>
        </w:r>
        <w:r>
          <w:rPr>
            <w:rStyle w:val="sl-description-text"/>
            <w:rFonts w:ascii="inherit" w:hAnsi="inherit"/>
            <w:bdr w:val="none" w:sz="0" w:space="0" w:color="auto" w:frame="1"/>
          </w:rPr>
          <w:t> to pass data to components.</w:t>
        </w:r>
        <w:r>
          <w:br/>
        </w:r>
        <w:r>
          <w:rPr>
            <w:rStyle w:val="sl-description-text"/>
            <w:rFonts w:ascii="inherit" w:hAnsi="inherit"/>
            <w:bdr w:val="none" w:sz="0" w:space="0" w:color="auto" w:frame="1"/>
          </w:rPr>
          <w:t>- Components use </w:t>
        </w:r>
        <w:r>
          <w:rPr>
            <w:rStyle w:val="sl-description-text"/>
            <w:rFonts w:ascii="inherit" w:hAnsi="inherit"/>
            <w:b/>
            <w:bCs/>
            <w:bdr w:val="none" w:sz="0" w:space="0" w:color="auto" w:frame="1"/>
          </w:rPr>
          <w:t>state</w:t>
        </w:r>
        <w:r>
          <w:rPr>
            <w:rStyle w:val="sl-description-text"/>
            <w:rFonts w:ascii="inherit" w:hAnsi="inherit"/>
            <w:bdr w:val="none" w:sz="0" w:space="0" w:color="auto" w:frame="1"/>
          </w:rPr>
          <w:t> to manage their data.</w:t>
        </w:r>
        <w:r>
          <w:br/>
        </w:r>
        <w:r>
          <w:rPr>
            <w:rStyle w:val="sl-description-text"/>
            <w:rFonts w:ascii="inherit" w:hAnsi="inherit"/>
            <w:bdr w:val="none" w:sz="0" w:space="0" w:color="auto" w:frame="1"/>
          </w:rPr>
          <w:t>- Props are read-only and cannot be modified.</w:t>
        </w:r>
        <w:r>
          <w:br/>
        </w:r>
        <w:r>
          <w:rPr>
            <w:rStyle w:val="sl-description-text"/>
            <w:rFonts w:ascii="inherit" w:hAnsi="inherit"/>
            <w:bdr w:val="none" w:sz="0" w:space="0" w:color="auto" w:frame="1"/>
          </w:rPr>
          <w:t>- State can be modified by its component using the </w:t>
        </w:r>
        <w:proofErr w:type="spellStart"/>
        <w:proofErr w:type="gramStart"/>
        <w:r>
          <w:rPr>
            <w:rStyle w:val="sl-description-text"/>
            <w:rFonts w:ascii="inherit" w:hAnsi="inherit"/>
            <w:b/>
            <w:bCs/>
            <w:bdr w:val="none" w:sz="0" w:space="0" w:color="auto" w:frame="1"/>
          </w:rPr>
          <w:t>setState</w:t>
        </w:r>
        <w:proofErr w:type="spellEnd"/>
        <w:r>
          <w:rPr>
            <w:rStyle w:val="sl-description-text"/>
            <w:rFonts w:ascii="inherit" w:hAnsi="inherit"/>
            <w:b/>
            <w:bCs/>
            <w:bdr w:val="none" w:sz="0" w:space="0" w:color="auto" w:frame="1"/>
          </w:rPr>
          <w:t>(</w:t>
        </w:r>
        <w:proofErr w:type="gramEnd"/>
        <w:r>
          <w:rPr>
            <w:rStyle w:val="sl-description-text"/>
            <w:rFonts w:ascii="inherit" w:hAnsi="inherit"/>
            <w:b/>
            <w:bCs/>
            <w:bdr w:val="none" w:sz="0" w:space="0" w:color="auto" w:frame="1"/>
          </w:rPr>
          <w:t>)</w:t>
        </w:r>
        <w:r>
          <w:rPr>
            <w:rStyle w:val="sl-description-text"/>
            <w:rFonts w:ascii="inherit" w:hAnsi="inherit"/>
            <w:bdr w:val="none" w:sz="0" w:space="0" w:color="auto" w:frame="1"/>
          </w:rPr>
          <w:t> method.</w:t>
        </w:r>
        <w:r>
          <w:br/>
        </w:r>
        <w:r>
          <w:rPr>
            <w:rStyle w:val="sl-description-text"/>
            <w:rFonts w:ascii="inherit" w:hAnsi="inherit"/>
            <w:bdr w:val="none" w:sz="0" w:space="0" w:color="auto" w:frame="1"/>
          </w:rPr>
          <w:t>- The </w:t>
        </w:r>
        <w:proofErr w:type="spellStart"/>
        <w:proofErr w:type="gramStart"/>
        <w:r>
          <w:rPr>
            <w:rStyle w:val="sl-description-text"/>
            <w:rFonts w:ascii="inherit" w:hAnsi="inherit"/>
            <w:b/>
            <w:bCs/>
            <w:bdr w:val="none" w:sz="0" w:space="0" w:color="auto" w:frame="1"/>
          </w:rPr>
          <w:t>setState</w:t>
        </w:r>
        <w:proofErr w:type="spellEnd"/>
        <w:r>
          <w:rPr>
            <w:rStyle w:val="sl-description-text"/>
            <w:rFonts w:ascii="inherit" w:hAnsi="inherit"/>
            <w:b/>
            <w:bCs/>
            <w:bdr w:val="none" w:sz="0" w:space="0" w:color="auto" w:frame="1"/>
          </w:rPr>
          <w:t>(</w:t>
        </w:r>
        <w:proofErr w:type="gramEnd"/>
        <w:r>
          <w:rPr>
            <w:rStyle w:val="sl-description-text"/>
            <w:rFonts w:ascii="inherit" w:hAnsi="inherit"/>
            <w:b/>
            <w:bCs/>
            <w:bdr w:val="none" w:sz="0" w:space="0" w:color="auto" w:frame="1"/>
          </w:rPr>
          <w:t>)</w:t>
        </w:r>
        <w:r>
          <w:rPr>
            <w:rStyle w:val="sl-description-text"/>
            <w:rFonts w:ascii="inherit" w:hAnsi="inherit"/>
            <w:bdr w:val="none" w:sz="0" w:space="0" w:color="auto" w:frame="1"/>
          </w:rPr>
          <w:t> method results in re-rendering the component affected.</w:t>
        </w:r>
      </w:ins>
    </w:p>
    <w:p w14:paraId="5F080627" w14:textId="77777777" w:rsidR="00B826AD" w:rsidRDefault="00B826AD" w:rsidP="00B826AD">
      <w:pPr>
        <w:rPr>
          <w:ins w:id="398" w:author="Admin" w:date="2021-05-03T07:37:00Z"/>
          <w:rFonts w:ascii="Times New Roman" w:hAnsi="Times New Roman"/>
          <w:sz w:val="24"/>
          <w:szCs w:val="24"/>
        </w:rPr>
      </w:pPr>
      <w:ins w:id="399" w:author="Admin" w:date="2021-05-03T07:37:00Z">
        <w:r>
          <w:rPr>
            <w:noProof/>
          </w:rPr>
          <w:drawing>
            <wp:inline distT="0" distB="0" distL="0" distR="0" wp14:anchorId="3BF442FC" wp14:editId="24BAA3FA">
              <wp:extent cx="41814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1475" cy="647700"/>
                      </a:xfrm>
                      <a:prstGeom prst="rect">
                        <a:avLst/>
                      </a:prstGeom>
                    </pic:spPr>
                  </pic:pic>
                </a:graphicData>
              </a:graphic>
            </wp:inline>
          </w:drawing>
        </w:r>
      </w:ins>
    </w:p>
    <w:p w14:paraId="51E0E8EC" w14:textId="77777777" w:rsidR="00660A49" w:rsidRDefault="00660A49" w:rsidP="00B826AD">
      <w:pPr>
        <w:rPr>
          <w:ins w:id="400" w:author="Admin" w:date="2021-05-03T07:37:00Z"/>
          <w:rFonts w:ascii="Fira Sans" w:hAnsi="Fira Sans"/>
          <w:b/>
          <w:bCs/>
          <w:color w:val="2D3846"/>
          <w:sz w:val="38"/>
          <w:szCs w:val="38"/>
          <w:shd w:val="clear" w:color="auto" w:fill="F9F9FA"/>
        </w:rPr>
      </w:pPr>
      <w:ins w:id="401" w:author="Admin" w:date="2021-05-03T07:37:00Z">
        <w:r>
          <w:rPr>
            <w:rFonts w:ascii="Fira Sans" w:hAnsi="Fira Sans"/>
            <w:b/>
            <w:bCs/>
            <w:color w:val="2D3846"/>
            <w:sz w:val="38"/>
            <w:szCs w:val="38"/>
            <w:shd w:val="clear" w:color="auto" w:fill="F9F9FA"/>
          </w:rPr>
          <w:t>Hooks</w:t>
        </w:r>
      </w:ins>
    </w:p>
    <w:p w14:paraId="3C548F02" w14:textId="77777777" w:rsidR="00660A49" w:rsidRDefault="00660A49" w:rsidP="00B826AD">
      <w:pPr>
        <w:rPr>
          <w:ins w:id="402" w:author="Admin" w:date="2021-05-03T07:37:00Z"/>
          <w:rStyle w:val="sl-description-text"/>
          <w:rFonts w:ascii="Fira Sans" w:hAnsi="Fira Sans"/>
          <w:color w:val="2D3846"/>
          <w:bdr w:val="none" w:sz="0" w:space="0" w:color="auto" w:frame="1"/>
          <w:shd w:val="clear" w:color="auto" w:fill="F9F9FA"/>
        </w:rPr>
      </w:pPr>
      <w:ins w:id="403" w:author="Admin" w:date="2021-05-03T07:37:00Z">
        <w:r>
          <w:rPr>
            <w:rStyle w:val="sl-description-text"/>
            <w:rFonts w:ascii="Fira Sans" w:hAnsi="Fira Sans"/>
            <w:color w:val="2D3846"/>
            <w:bdr w:val="none" w:sz="0" w:space="0" w:color="auto" w:frame="1"/>
            <w:shd w:val="clear" w:color="auto" w:fill="F9F9FA"/>
          </w:rPr>
          <w:t>Earlier version of React allowed to use state only with class components.</w:t>
        </w:r>
        <w:r>
          <w:rPr>
            <w:rFonts w:ascii="Fira Sans" w:hAnsi="Fira Sans"/>
            <w:color w:val="2D3846"/>
          </w:rPr>
          <w:br/>
        </w:r>
        <w:r>
          <w:rPr>
            <w:rStyle w:val="sl-description-text"/>
            <w:rFonts w:ascii="Fira Sans" w:hAnsi="Fira Sans"/>
            <w:color w:val="2D3846"/>
            <w:bdr w:val="none" w:sz="0" w:space="0" w:color="auto" w:frame="1"/>
            <w:shd w:val="clear" w:color="auto" w:fill="F9F9FA"/>
          </w:rPr>
          <w:t>In recent iterations of React, a new feature called </w:t>
        </w:r>
        <w:r>
          <w:rPr>
            <w:rStyle w:val="sl-description-text"/>
            <w:rFonts w:ascii="inherit" w:hAnsi="inherit"/>
            <w:b/>
            <w:bCs/>
            <w:color w:val="2D3846"/>
            <w:bdr w:val="none" w:sz="0" w:space="0" w:color="auto" w:frame="1"/>
            <w:shd w:val="clear" w:color="auto" w:fill="F9F9FA"/>
          </w:rPr>
          <w:t>hooks </w:t>
        </w:r>
        <w:r>
          <w:rPr>
            <w:rStyle w:val="sl-description-text"/>
            <w:rFonts w:ascii="Fira Sans" w:hAnsi="Fira Sans"/>
            <w:color w:val="2D3846"/>
            <w:bdr w:val="none" w:sz="0" w:space="0" w:color="auto" w:frame="1"/>
            <w:shd w:val="clear" w:color="auto" w:fill="F9F9FA"/>
          </w:rPr>
          <w:t>was introduced, allowing to use state inside of functional components.</w:t>
        </w:r>
      </w:ins>
    </w:p>
    <w:p w14:paraId="12FF2170" w14:textId="77777777" w:rsidR="00660A49" w:rsidRPr="00660A49" w:rsidRDefault="00660A49" w:rsidP="00660A49">
      <w:pPr>
        <w:spacing w:after="0" w:line="240" w:lineRule="auto"/>
        <w:rPr>
          <w:ins w:id="404" w:author="Admin" w:date="2021-05-03T07:37:00Z"/>
          <w:rFonts w:ascii="Times New Roman" w:eastAsia="Times New Roman" w:hAnsi="Times New Roman" w:cs="Times New Roman"/>
          <w:sz w:val="24"/>
          <w:szCs w:val="24"/>
        </w:rPr>
      </w:pPr>
      <w:ins w:id="405" w:author="Admin" w:date="2021-05-03T07:37:00Z">
        <w:r w:rsidRPr="00660A49">
          <w:rPr>
            <w:rFonts w:ascii="Fira Sans" w:eastAsia="Times New Roman" w:hAnsi="Fira Sans" w:cs="Times New Roman"/>
            <w:color w:val="2D3846"/>
            <w:sz w:val="24"/>
            <w:szCs w:val="24"/>
            <w:bdr w:val="none" w:sz="0" w:space="0" w:color="auto" w:frame="1"/>
            <w:shd w:val="clear" w:color="auto" w:fill="F9F9FA"/>
          </w:rPr>
          <w:t>First, we need to import the </w:t>
        </w:r>
        <w:proofErr w:type="spellStart"/>
        <w:r w:rsidRPr="00660A49">
          <w:rPr>
            <w:rFonts w:ascii="inherit" w:eastAsia="Times New Roman" w:hAnsi="inherit" w:cs="Times New Roman"/>
            <w:b/>
            <w:bCs/>
            <w:color w:val="2D3846"/>
            <w:sz w:val="24"/>
            <w:szCs w:val="24"/>
            <w:bdr w:val="none" w:sz="0" w:space="0" w:color="auto" w:frame="1"/>
            <w:shd w:val="clear" w:color="auto" w:fill="F9F9FA"/>
          </w:rPr>
          <w:t>useState</w:t>
        </w:r>
        <w:proofErr w:type="spellEnd"/>
        <w:r w:rsidRPr="00660A49">
          <w:rPr>
            <w:rFonts w:ascii="Fira Sans" w:eastAsia="Times New Roman" w:hAnsi="Fira Sans" w:cs="Times New Roman"/>
            <w:color w:val="2D3846"/>
            <w:sz w:val="24"/>
            <w:szCs w:val="24"/>
            <w:bdr w:val="none" w:sz="0" w:space="0" w:color="auto" w:frame="1"/>
            <w:shd w:val="clear" w:color="auto" w:fill="F9F9FA"/>
          </w:rPr>
          <w:t> hook:</w:t>
        </w:r>
      </w:ins>
    </w:p>
    <w:p w14:paraId="60B273C4" w14:textId="77777777" w:rsidR="00660A49" w:rsidRDefault="00660A49" w:rsidP="00B826AD">
      <w:pPr>
        <w:rPr>
          <w:ins w:id="406" w:author="Admin" w:date="2021-05-03T07:37:00Z"/>
          <w:rFonts w:ascii="Times New Roman" w:hAnsi="Times New Roman"/>
          <w:sz w:val="24"/>
          <w:szCs w:val="24"/>
        </w:rPr>
      </w:pPr>
      <w:ins w:id="407" w:author="Admin" w:date="2021-05-03T07:37:00Z">
        <w:r>
          <w:rPr>
            <w:noProof/>
          </w:rPr>
          <w:drawing>
            <wp:inline distT="0" distB="0" distL="0" distR="0" wp14:anchorId="27316CE9" wp14:editId="2E2BFE3D">
              <wp:extent cx="4133850" cy="476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3850" cy="476250"/>
                      </a:xfrm>
                      <a:prstGeom prst="rect">
                        <a:avLst/>
                      </a:prstGeom>
                    </pic:spPr>
                  </pic:pic>
                </a:graphicData>
              </a:graphic>
            </wp:inline>
          </w:drawing>
        </w:r>
      </w:ins>
    </w:p>
    <w:p w14:paraId="39101B3E" w14:textId="77777777" w:rsidR="00B826AD" w:rsidRDefault="00660A49" w:rsidP="00B826AD">
      <w:pPr>
        <w:spacing w:line="240" w:lineRule="auto"/>
        <w:rPr>
          <w:ins w:id="408" w:author="Admin" w:date="2021-05-03T07:37:00Z"/>
          <w:rStyle w:val="sl-description-text"/>
          <w:rFonts w:ascii="Fira Sans" w:hAnsi="Fira Sans"/>
          <w:color w:val="2D3846"/>
          <w:bdr w:val="none" w:sz="0" w:space="0" w:color="auto" w:frame="1"/>
          <w:shd w:val="clear" w:color="auto" w:fill="F9F9FA"/>
        </w:rPr>
      </w:pPr>
      <w:proofErr w:type="spellStart"/>
      <w:proofErr w:type="gramStart"/>
      <w:ins w:id="409" w:author="Admin" w:date="2021-05-03T07:37:00Z">
        <w:r>
          <w:rPr>
            <w:rStyle w:val="sl-description-text"/>
            <w:rFonts w:ascii="inherit" w:hAnsi="inherit"/>
            <w:b/>
            <w:bCs/>
            <w:color w:val="2D3846"/>
            <w:bdr w:val="none" w:sz="0" w:space="0" w:color="auto" w:frame="1"/>
            <w:shd w:val="clear" w:color="auto" w:fill="F9F9FA"/>
          </w:rPr>
          <w:t>useState</w:t>
        </w:r>
        <w:proofErr w:type="spellEnd"/>
        <w:proofErr w:type="gramEnd"/>
        <w:r>
          <w:rPr>
            <w:rStyle w:val="sl-description-text"/>
            <w:rFonts w:ascii="Fira Sans" w:hAnsi="Fira Sans"/>
            <w:color w:val="2D3846"/>
            <w:bdr w:val="none" w:sz="0" w:space="0" w:color="auto" w:frame="1"/>
            <w:shd w:val="clear" w:color="auto" w:fill="F9F9FA"/>
          </w:rPr>
          <w:t> returns a pair, the current state value and a function, that lets you change the state.</w:t>
        </w:r>
        <w:r>
          <w:rPr>
            <w:rFonts w:ascii="Fira Sans" w:hAnsi="Fira Sans"/>
            <w:color w:val="2D3846"/>
          </w:rPr>
          <w:br/>
        </w:r>
        <w:proofErr w:type="spellStart"/>
        <w:proofErr w:type="gramStart"/>
        <w:r>
          <w:rPr>
            <w:rStyle w:val="sl-description-text"/>
            <w:rFonts w:ascii="inherit" w:hAnsi="inherit"/>
            <w:b/>
            <w:bCs/>
            <w:color w:val="2D3846"/>
            <w:bdr w:val="none" w:sz="0" w:space="0" w:color="auto" w:frame="1"/>
            <w:shd w:val="clear" w:color="auto" w:fill="F9F9FA"/>
          </w:rPr>
          <w:t>useState</w:t>
        </w:r>
        <w:proofErr w:type="spellEnd"/>
        <w:proofErr w:type="gramEnd"/>
        <w:r>
          <w:rPr>
            <w:rStyle w:val="sl-description-text"/>
            <w:rFonts w:ascii="Fira Sans" w:hAnsi="Fira Sans"/>
            <w:color w:val="2D3846"/>
            <w:bdr w:val="none" w:sz="0" w:space="0" w:color="auto" w:frame="1"/>
            <w:shd w:val="clear" w:color="auto" w:fill="F9F9FA"/>
          </w:rPr>
          <w:t> takes one argument, which is the initial value of the state.</w:t>
        </w:r>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Let's look at an example:</w:t>
        </w:r>
      </w:ins>
    </w:p>
    <w:p w14:paraId="39F1E8B9" w14:textId="77777777" w:rsidR="00660A49" w:rsidRDefault="00660A49" w:rsidP="00B826AD">
      <w:pPr>
        <w:spacing w:line="240" w:lineRule="auto"/>
        <w:rPr>
          <w:ins w:id="410" w:author="Admin" w:date="2021-05-03T07:37:00Z"/>
          <w:rFonts w:ascii="Fira Sans" w:hAnsi="Fira Sans"/>
          <w:color w:val="2D3846"/>
          <w:bdr w:val="none" w:sz="0" w:space="0" w:color="auto" w:frame="1"/>
          <w:shd w:val="clear" w:color="auto" w:fill="F9F9FA"/>
        </w:rPr>
      </w:pPr>
      <w:ins w:id="411" w:author="Admin" w:date="2021-05-03T07:37:00Z">
        <w:r>
          <w:rPr>
            <w:noProof/>
          </w:rPr>
          <w:drawing>
            <wp:inline distT="0" distB="0" distL="0" distR="0" wp14:anchorId="68C52A99" wp14:editId="6F001183">
              <wp:extent cx="4067175" cy="1047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67175" cy="1047750"/>
                      </a:xfrm>
                      <a:prstGeom prst="rect">
                        <a:avLst/>
                      </a:prstGeom>
                    </pic:spPr>
                  </pic:pic>
                </a:graphicData>
              </a:graphic>
            </wp:inline>
          </w:drawing>
        </w:r>
      </w:ins>
    </w:p>
    <w:p w14:paraId="1079DAD3" w14:textId="77777777" w:rsidR="00660A49" w:rsidRDefault="00660A49" w:rsidP="00660A49">
      <w:pPr>
        <w:spacing w:after="0" w:line="240" w:lineRule="auto"/>
        <w:rPr>
          <w:ins w:id="412" w:author="Admin" w:date="2021-05-03T07:37:00Z"/>
          <w:rFonts w:ascii="inherit" w:eastAsia="Times New Roman" w:hAnsi="inherit" w:cs="Times New Roman"/>
          <w:sz w:val="24"/>
          <w:szCs w:val="24"/>
          <w:bdr w:val="none" w:sz="0" w:space="0" w:color="auto" w:frame="1"/>
        </w:rPr>
      </w:pPr>
      <w:ins w:id="413" w:author="Admin" w:date="2021-05-03T07:37:00Z">
        <w:r w:rsidRPr="00660A49">
          <w:rPr>
            <w:rFonts w:ascii="inherit" w:eastAsia="Times New Roman" w:hAnsi="inherit" w:cs="Times New Roman"/>
            <w:sz w:val="24"/>
            <w:szCs w:val="24"/>
            <w:bdr w:val="none" w:sz="0" w:space="0" w:color="auto" w:frame="1"/>
          </w:rPr>
          <w:t>In the example above, we create a </w:t>
        </w:r>
        <w:r w:rsidRPr="00660A49">
          <w:rPr>
            <w:rFonts w:ascii="inherit" w:eastAsia="Times New Roman" w:hAnsi="inherit" w:cs="Times New Roman"/>
            <w:b/>
            <w:bCs/>
            <w:sz w:val="24"/>
            <w:szCs w:val="24"/>
            <w:bdr w:val="none" w:sz="0" w:space="0" w:color="auto" w:frame="1"/>
          </w:rPr>
          <w:t>name</w:t>
        </w:r>
        <w:r w:rsidRPr="00660A49">
          <w:rPr>
            <w:rFonts w:ascii="inherit" w:eastAsia="Times New Roman" w:hAnsi="inherit" w:cs="Times New Roman"/>
            <w:sz w:val="24"/>
            <w:szCs w:val="24"/>
            <w:bdr w:val="none" w:sz="0" w:space="0" w:color="auto" w:frame="1"/>
          </w:rPr>
          <w:t> state variable and a </w:t>
        </w:r>
        <w:proofErr w:type="spellStart"/>
        <w:r w:rsidRPr="00660A49">
          <w:rPr>
            <w:rFonts w:ascii="inherit" w:eastAsia="Times New Roman" w:hAnsi="inherit" w:cs="Times New Roman"/>
            <w:b/>
            <w:bCs/>
            <w:sz w:val="24"/>
            <w:szCs w:val="24"/>
            <w:bdr w:val="none" w:sz="0" w:space="0" w:color="auto" w:frame="1"/>
          </w:rPr>
          <w:t>setName</w:t>
        </w:r>
        <w:proofErr w:type="spellEnd"/>
        <w:r w:rsidRPr="00660A49">
          <w:rPr>
            <w:rFonts w:ascii="inherit" w:eastAsia="Times New Roman" w:hAnsi="inherit" w:cs="Times New Roman"/>
            <w:sz w:val="24"/>
            <w:szCs w:val="24"/>
            <w:bdr w:val="none" w:sz="0" w:space="0" w:color="auto" w:frame="1"/>
          </w:rPr>
          <w:t> function. The square brackets syntax is called </w:t>
        </w:r>
        <w:r w:rsidRPr="00660A49">
          <w:rPr>
            <w:rFonts w:ascii="inherit" w:eastAsia="Times New Roman" w:hAnsi="inherit" w:cs="Times New Roman"/>
            <w:b/>
            <w:bCs/>
            <w:sz w:val="24"/>
            <w:szCs w:val="24"/>
            <w:bdr w:val="none" w:sz="0" w:space="0" w:color="auto" w:frame="1"/>
          </w:rPr>
          <w:t xml:space="preserve">array </w:t>
        </w:r>
        <w:proofErr w:type="spellStart"/>
        <w:r w:rsidRPr="00660A49">
          <w:rPr>
            <w:rFonts w:ascii="inherit" w:eastAsia="Times New Roman" w:hAnsi="inherit" w:cs="Times New Roman"/>
            <w:b/>
            <w:bCs/>
            <w:sz w:val="24"/>
            <w:szCs w:val="24"/>
            <w:bdr w:val="none" w:sz="0" w:space="0" w:color="auto" w:frame="1"/>
          </w:rPr>
          <w:t>destructuring</w:t>
        </w:r>
        <w:proofErr w:type="spellEnd"/>
        <w:r w:rsidRPr="00660A49">
          <w:rPr>
            <w:rFonts w:ascii="inherit" w:eastAsia="Times New Roman" w:hAnsi="inherit" w:cs="Times New Roman"/>
            <w:sz w:val="24"/>
            <w:szCs w:val="24"/>
            <w:bdr w:val="none" w:sz="0" w:space="0" w:color="auto" w:frame="1"/>
          </w:rPr>
          <w:t>. It assigns the </w:t>
        </w:r>
        <w:r w:rsidRPr="00660A49">
          <w:rPr>
            <w:rFonts w:ascii="inherit" w:eastAsia="Times New Roman" w:hAnsi="inherit" w:cs="Times New Roman"/>
            <w:b/>
            <w:bCs/>
            <w:sz w:val="24"/>
            <w:szCs w:val="24"/>
            <w:bdr w:val="none" w:sz="0" w:space="0" w:color="auto" w:frame="1"/>
          </w:rPr>
          <w:t>name</w:t>
        </w:r>
        <w:r w:rsidRPr="00660A49">
          <w:rPr>
            <w:rFonts w:ascii="inherit" w:eastAsia="Times New Roman" w:hAnsi="inherit" w:cs="Times New Roman"/>
            <w:sz w:val="24"/>
            <w:szCs w:val="24"/>
            <w:bdr w:val="none" w:sz="0" w:space="0" w:color="auto" w:frame="1"/>
          </w:rPr>
          <w:t> variable to the current state value, and </w:t>
        </w:r>
        <w:proofErr w:type="spellStart"/>
        <w:r w:rsidRPr="00660A49">
          <w:rPr>
            <w:rFonts w:ascii="inherit" w:eastAsia="Times New Roman" w:hAnsi="inherit" w:cs="Times New Roman"/>
            <w:b/>
            <w:bCs/>
            <w:sz w:val="24"/>
            <w:szCs w:val="24"/>
            <w:bdr w:val="none" w:sz="0" w:space="0" w:color="auto" w:frame="1"/>
          </w:rPr>
          <w:t>setName</w:t>
        </w:r>
        <w:proofErr w:type="spellEnd"/>
        <w:r w:rsidRPr="00660A49">
          <w:rPr>
            <w:rFonts w:ascii="inherit" w:eastAsia="Times New Roman" w:hAnsi="inherit" w:cs="Times New Roman"/>
            <w:sz w:val="24"/>
            <w:szCs w:val="24"/>
            <w:bdr w:val="none" w:sz="0" w:space="0" w:color="auto" w:frame="1"/>
          </w:rPr>
          <w:t> to the function that allows to change the state. You can name these variables anything you like.</w:t>
        </w:r>
        <w:r w:rsidRPr="00660A49">
          <w:rPr>
            <w:rFonts w:ascii="Times New Roman" w:eastAsia="Times New Roman" w:hAnsi="Times New Roman" w:cs="Times New Roman"/>
            <w:sz w:val="24"/>
            <w:szCs w:val="24"/>
          </w:rPr>
          <w:br/>
        </w:r>
        <w:r w:rsidRPr="00660A49">
          <w:rPr>
            <w:rFonts w:ascii="inherit" w:eastAsia="Times New Roman" w:hAnsi="inherit" w:cs="Times New Roman"/>
            <w:sz w:val="24"/>
            <w:szCs w:val="24"/>
            <w:bdr w:val="none" w:sz="0" w:space="0" w:color="auto" w:frame="1"/>
          </w:rPr>
          <w:t>Then, we pass "David" as the initial value for our name variable to </w:t>
        </w:r>
        <w:proofErr w:type="spellStart"/>
        <w:proofErr w:type="gramStart"/>
        <w:r w:rsidRPr="00660A49">
          <w:rPr>
            <w:rFonts w:ascii="inherit" w:eastAsia="Times New Roman" w:hAnsi="inherit" w:cs="Times New Roman"/>
            <w:b/>
            <w:bCs/>
            <w:sz w:val="24"/>
            <w:szCs w:val="24"/>
            <w:bdr w:val="none" w:sz="0" w:space="0" w:color="auto" w:frame="1"/>
          </w:rPr>
          <w:t>useState</w:t>
        </w:r>
        <w:proofErr w:type="spellEnd"/>
        <w:r w:rsidRPr="00660A49">
          <w:rPr>
            <w:rFonts w:ascii="inherit" w:eastAsia="Times New Roman" w:hAnsi="inherit" w:cs="Times New Roman"/>
            <w:b/>
            <w:bCs/>
            <w:sz w:val="24"/>
            <w:szCs w:val="24"/>
            <w:bdr w:val="none" w:sz="0" w:space="0" w:color="auto" w:frame="1"/>
          </w:rPr>
          <w:t>(</w:t>
        </w:r>
        <w:proofErr w:type="gramEnd"/>
        <w:r w:rsidRPr="00660A49">
          <w:rPr>
            <w:rFonts w:ascii="inherit" w:eastAsia="Times New Roman" w:hAnsi="inherit" w:cs="Times New Roman"/>
            <w:b/>
            <w:bCs/>
            <w:sz w:val="24"/>
            <w:szCs w:val="24"/>
            <w:bdr w:val="none" w:sz="0" w:space="0" w:color="auto" w:frame="1"/>
          </w:rPr>
          <w:t>)</w:t>
        </w:r>
        <w:r w:rsidRPr="00660A49">
          <w:rPr>
            <w:rFonts w:ascii="inherit" w:eastAsia="Times New Roman" w:hAnsi="inherit" w:cs="Times New Roman"/>
            <w:sz w:val="24"/>
            <w:szCs w:val="24"/>
            <w:bdr w:val="none" w:sz="0" w:space="0" w:color="auto" w:frame="1"/>
          </w:rPr>
          <w:t>.</w:t>
        </w:r>
      </w:ins>
    </w:p>
    <w:p w14:paraId="2DCC8D6C" w14:textId="77777777" w:rsidR="00660A49" w:rsidRPr="00660A49" w:rsidRDefault="00660A49" w:rsidP="00660A49">
      <w:pPr>
        <w:spacing w:after="0" w:line="240" w:lineRule="auto"/>
        <w:rPr>
          <w:ins w:id="414" w:author="Admin" w:date="2021-05-03T07:37:00Z"/>
          <w:rFonts w:ascii="Times New Roman" w:eastAsia="Times New Roman" w:hAnsi="Times New Roman" w:cs="Times New Roman"/>
          <w:sz w:val="24"/>
          <w:szCs w:val="24"/>
        </w:rPr>
      </w:pPr>
    </w:p>
    <w:p w14:paraId="1B5A27A0" w14:textId="77777777" w:rsidR="00660A49" w:rsidRDefault="00660A49" w:rsidP="00B826AD">
      <w:pPr>
        <w:spacing w:line="240" w:lineRule="auto"/>
        <w:rPr>
          <w:ins w:id="415" w:author="Admin" w:date="2021-05-03T07:37:00Z"/>
          <w:rFonts w:ascii="Fira Sans" w:hAnsi="Fira Sans"/>
          <w:color w:val="2D3846"/>
          <w:bdr w:val="none" w:sz="0" w:space="0" w:color="auto" w:frame="1"/>
          <w:shd w:val="clear" w:color="auto" w:fill="F9F9FA"/>
        </w:rPr>
      </w:pPr>
      <w:ins w:id="416" w:author="Admin" w:date="2021-05-03T07:37:00Z">
        <w:r>
          <w:rPr>
            <w:noProof/>
          </w:rPr>
          <w:lastRenderedPageBreak/>
          <w:drawing>
            <wp:inline distT="0" distB="0" distL="0" distR="0" wp14:anchorId="70ACB7F0" wp14:editId="2D195B03">
              <wp:extent cx="4124325" cy="838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4325" cy="838200"/>
                      </a:xfrm>
                      <a:prstGeom prst="rect">
                        <a:avLst/>
                      </a:prstGeom>
                    </pic:spPr>
                  </pic:pic>
                </a:graphicData>
              </a:graphic>
            </wp:inline>
          </w:drawing>
        </w:r>
      </w:ins>
    </w:p>
    <w:p w14:paraId="6CAEF239" w14:textId="77777777" w:rsidR="00421D03" w:rsidRDefault="00421D03" w:rsidP="00B826AD">
      <w:pPr>
        <w:spacing w:line="240" w:lineRule="auto"/>
        <w:rPr>
          <w:ins w:id="417" w:author="Admin" w:date="2021-05-03T07:37:00Z"/>
          <w:rFonts w:ascii="Fira Sans" w:hAnsi="Fira Sans"/>
          <w:color w:val="2D3846"/>
          <w:bdr w:val="none" w:sz="0" w:space="0" w:color="auto" w:frame="1"/>
          <w:shd w:val="clear" w:color="auto" w:fill="F9F9FA"/>
        </w:rPr>
      </w:pPr>
    </w:p>
    <w:p w14:paraId="0E8F7164" w14:textId="77777777" w:rsidR="00421D03" w:rsidRDefault="00421D03" w:rsidP="00B826AD">
      <w:pPr>
        <w:spacing w:line="240" w:lineRule="auto"/>
        <w:rPr>
          <w:ins w:id="418" w:author="Admin" w:date="2021-05-03T07:37:00Z"/>
          <w:rFonts w:ascii="Fira Sans" w:hAnsi="Fira Sans"/>
          <w:color w:val="2D3846"/>
          <w:bdr w:val="none" w:sz="0" w:space="0" w:color="auto" w:frame="1"/>
          <w:shd w:val="clear" w:color="auto" w:fill="F9F9FA"/>
        </w:rPr>
      </w:pPr>
    </w:p>
    <w:p w14:paraId="2FFDC665" w14:textId="77777777" w:rsidR="00FD0A28" w:rsidRDefault="00FD0A28" w:rsidP="00FD0A28">
      <w:pPr>
        <w:pStyle w:val="Heading1"/>
        <w:shd w:val="clear" w:color="auto" w:fill="F9F9FA"/>
        <w:spacing w:before="0" w:line="563" w:lineRule="atLeast"/>
        <w:textAlignment w:val="baseline"/>
        <w:rPr>
          <w:ins w:id="419" w:author="Admin" w:date="2021-05-03T07:37:00Z"/>
          <w:rFonts w:ascii="Fira Sans" w:hAnsi="Fira Sans"/>
          <w:color w:val="2D3846"/>
          <w:sz w:val="38"/>
          <w:szCs w:val="38"/>
        </w:rPr>
      </w:pPr>
      <w:ins w:id="420" w:author="Admin" w:date="2021-05-03T07:37:00Z">
        <w:r>
          <w:rPr>
            <w:rStyle w:val="sl-description-text"/>
            <w:rFonts w:ascii="inherit" w:hAnsi="inherit"/>
            <w:color w:val="2D3846"/>
            <w:sz w:val="38"/>
            <w:szCs w:val="38"/>
            <w:bdr w:val="none" w:sz="0" w:space="0" w:color="auto" w:frame="1"/>
          </w:rPr>
          <w:t>Counter App using Hooks</w:t>
        </w:r>
      </w:ins>
    </w:p>
    <w:p w14:paraId="35B0EBF4" w14:textId="77777777" w:rsidR="00660A49" w:rsidRDefault="00FD0A28" w:rsidP="00B826AD">
      <w:pPr>
        <w:spacing w:line="240" w:lineRule="auto"/>
        <w:rPr>
          <w:ins w:id="421" w:author="Admin" w:date="2021-05-03T07:37:00Z"/>
          <w:rStyle w:val="sl-description-text"/>
          <w:rFonts w:ascii="Fira Sans" w:hAnsi="Fira Sans"/>
          <w:color w:val="2D3846"/>
          <w:bdr w:val="none" w:sz="0" w:space="0" w:color="auto" w:frame="1"/>
          <w:shd w:val="clear" w:color="auto" w:fill="F9F9FA"/>
        </w:rPr>
      </w:pPr>
      <w:ins w:id="422" w:author="Admin" w:date="2021-05-03T07:37:00Z">
        <w:r>
          <w:rPr>
            <w:rFonts w:ascii="Fira Sans" w:hAnsi="Fira Sans"/>
            <w:color w:val="2D3846"/>
            <w:bdr w:val="none" w:sz="0" w:space="0" w:color="auto" w:frame="1"/>
            <w:shd w:val="clear" w:color="auto" w:fill="F9F9FA"/>
          </w:rPr>
          <w:t xml:space="preserve"> </w:t>
        </w:r>
        <w:r>
          <w:rPr>
            <w:rFonts w:ascii="Fira Sans" w:hAnsi="Fira Sans"/>
            <w:color w:val="2D3846"/>
          </w:rPr>
          <w:br/>
        </w:r>
        <w:r>
          <w:rPr>
            <w:rStyle w:val="sl-description-text"/>
            <w:rFonts w:ascii="Fira Sans" w:hAnsi="Fira Sans"/>
            <w:color w:val="2D3846"/>
            <w:bdr w:val="none" w:sz="0" w:space="0" w:color="auto" w:frame="1"/>
            <w:shd w:val="clear" w:color="auto" w:fill="F9F9FA"/>
          </w:rPr>
          <w:t>Now we can rewrite our Counter app from the previous lesson using a functional component and hooks!</w:t>
        </w:r>
      </w:ins>
    </w:p>
    <w:p w14:paraId="5F58D29F" w14:textId="77777777" w:rsidR="00FD0A28" w:rsidRDefault="00FD0A28" w:rsidP="00B826AD">
      <w:pPr>
        <w:spacing w:line="240" w:lineRule="auto"/>
        <w:rPr>
          <w:ins w:id="423" w:author="Admin" w:date="2021-05-03T07:37:00Z"/>
          <w:rStyle w:val="sl-description-text"/>
          <w:rFonts w:ascii="inherit" w:hAnsi="inherit"/>
          <w:b/>
          <w:bCs/>
          <w:color w:val="2D3846"/>
          <w:bdr w:val="none" w:sz="0" w:space="0" w:color="auto" w:frame="1"/>
          <w:shd w:val="clear" w:color="auto" w:fill="F9F9FA"/>
        </w:rPr>
      </w:pPr>
      <w:ins w:id="424" w:author="Admin" w:date="2021-05-03T07:37:00Z">
        <w:r>
          <w:rPr>
            <w:rStyle w:val="sl-description-text"/>
            <w:rFonts w:ascii="inherit" w:hAnsi="inherit"/>
            <w:b/>
            <w:bCs/>
            <w:color w:val="2D3846"/>
            <w:bdr w:val="none" w:sz="0" w:space="0" w:color="auto" w:frame="1"/>
            <w:shd w:val="clear" w:color="auto" w:fill="F9F9FA"/>
          </w:rPr>
          <w:t>Here is the code:</w:t>
        </w:r>
      </w:ins>
    </w:p>
    <w:p w14:paraId="6D94F593" w14:textId="77777777" w:rsidR="00FD0A28" w:rsidRDefault="00FD0A28" w:rsidP="00B826AD">
      <w:pPr>
        <w:spacing w:line="240" w:lineRule="auto"/>
        <w:rPr>
          <w:ins w:id="425" w:author="Admin" w:date="2021-05-03T07:37:00Z"/>
          <w:rFonts w:ascii="Fira Sans" w:hAnsi="Fira Sans"/>
          <w:color w:val="2D3846"/>
          <w:bdr w:val="none" w:sz="0" w:space="0" w:color="auto" w:frame="1"/>
          <w:shd w:val="clear" w:color="auto" w:fill="F9F9FA"/>
        </w:rPr>
      </w:pPr>
      <w:ins w:id="426" w:author="Admin" w:date="2021-05-03T07:37:00Z">
        <w:r>
          <w:rPr>
            <w:noProof/>
          </w:rPr>
          <w:drawing>
            <wp:inline distT="0" distB="0" distL="0" distR="0" wp14:anchorId="40C5606D" wp14:editId="6F11035F">
              <wp:extent cx="4133850" cy="2314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3850" cy="2314575"/>
                      </a:xfrm>
                      <a:prstGeom prst="rect">
                        <a:avLst/>
                      </a:prstGeom>
                    </pic:spPr>
                  </pic:pic>
                </a:graphicData>
              </a:graphic>
            </wp:inline>
          </w:drawing>
        </w:r>
      </w:ins>
    </w:p>
    <w:p w14:paraId="069E041D" w14:textId="77777777" w:rsidR="00FD0A28" w:rsidRDefault="00FD0A28" w:rsidP="00FD0A28">
      <w:pPr>
        <w:spacing w:after="0" w:line="240" w:lineRule="auto"/>
        <w:rPr>
          <w:ins w:id="427" w:author="Admin" w:date="2021-05-03T07:37:00Z"/>
          <w:rFonts w:ascii="inherit" w:eastAsia="Times New Roman" w:hAnsi="inherit" w:cs="Times New Roman"/>
          <w:sz w:val="24"/>
          <w:szCs w:val="24"/>
          <w:bdr w:val="none" w:sz="0" w:space="0" w:color="auto" w:frame="1"/>
        </w:rPr>
      </w:pPr>
      <w:ins w:id="428" w:author="Admin" w:date="2021-05-03T07:37:00Z">
        <w:r w:rsidRPr="00FD0A28">
          <w:rPr>
            <w:rFonts w:ascii="Times New Roman" w:eastAsia="Times New Roman" w:hAnsi="Times New Roman" w:cs="Times New Roman"/>
            <w:sz w:val="24"/>
            <w:szCs w:val="24"/>
          </w:rPr>
          <w:br/>
        </w:r>
        <w:r w:rsidRPr="00FD0A28">
          <w:rPr>
            <w:rFonts w:ascii="inherit" w:eastAsia="Times New Roman" w:hAnsi="inherit" w:cs="Times New Roman"/>
            <w:sz w:val="24"/>
            <w:szCs w:val="24"/>
            <w:bdr w:val="none" w:sz="0" w:space="0" w:color="auto" w:frame="1"/>
          </w:rPr>
          <w:t>As you can see, compared to the class component, the code is much shorter and easier to read and understand. That was one of the reasons why the React team created Hooks.</w:t>
        </w:r>
      </w:ins>
    </w:p>
    <w:p w14:paraId="77107BD0" w14:textId="77777777" w:rsidR="00421D03" w:rsidRPr="00FD0A28" w:rsidRDefault="00421D03" w:rsidP="00FD0A28">
      <w:pPr>
        <w:spacing w:after="0" w:line="240" w:lineRule="auto"/>
        <w:rPr>
          <w:ins w:id="429" w:author="Admin" w:date="2021-05-03T07:37:00Z"/>
          <w:rFonts w:ascii="Times New Roman" w:eastAsia="Times New Roman" w:hAnsi="Times New Roman" w:cs="Times New Roman"/>
          <w:sz w:val="24"/>
          <w:szCs w:val="24"/>
        </w:rPr>
      </w:pPr>
    </w:p>
    <w:p w14:paraId="4E6ACC01" w14:textId="77777777" w:rsidR="00FD0A28" w:rsidRDefault="00FD0A28" w:rsidP="00B826AD">
      <w:pPr>
        <w:spacing w:line="240" w:lineRule="auto"/>
        <w:rPr>
          <w:ins w:id="430" w:author="Admin" w:date="2021-05-03T07:37:00Z"/>
          <w:rFonts w:ascii="Fira Sans" w:hAnsi="Fira Sans"/>
          <w:color w:val="2D3846"/>
          <w:bdr w:val="none" w:sz="0" w:space="0" w:color="auto" w:frame="1"/>
          <w:shd w:val="clear" w:color="auto" w:fill="F9F9FA"/>
        </w:rPr>
      </w:pPr>
      <w:ins w:id="431" w:author="Admin" w:date="2021-05-03T07:37:00Z">
        <w:r>
          <w:rPr>
            <w:noProof/>
          </w:rPr>
          <w:drawing>
            <wp:inline distT="0" distB="0" distL="0" distR="0" wp14:anchorId="7ABB422D" wp14:editId="7CE6C37C">
              <wp:extent cx="4124325" cy="828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24325" cy="828675"/>
                      </a:xfrm>
                      <a:prstGeom prst="rect">
                        <a:avLst/>
                      </a:prstGeom>
                    </pic:spPr>
                  </pic:pic>
                </a:graphicData>
              </a:graphic>
            </wp:inline>
          </w:drawing>
        </w:r>
      </w:ins>
    </w:p>
    <w:p w14:paraId="72211C80" w14:textId="77777777" w:rsidR="00421D03" w:rsidRDefault="00421D03" w:rsidP="00421D03">
      <w:pPr>
        <w:pStyle w:val="Heading1"/>
        <w:shd w:val="clear" w:color="auto" w:fill="F9F9FA"/>
        <w:spacing w:before="0" w:line="240" w:lineRule="auto"/>
        <w:textAlignment w:val="baseline"/>
        <w:rPr>
          <w:ins w:id="432" w:author="Admin" w:date="2021-05-03T07:37:00Z"/>
          <w:rFonts w:ascii="Fira Sans" w:hAnsi="Fira Sans"/>
          <w:color w:val="2D3846"/>
          <w:sz w:val="38"/>
          <w:szCs w:val="38"/>
        </w:rPr>
      </w:pPr>
      <w:ins w:id="433" w:author="Admin" w:date="2021-05-03T07:37:00Z">
        <w:r>
          <w:rPr>
            <w:rStyle w:val="sl-description-text"/>
            <w:rFonts w:ascii="inherit" w:hAnsi="inherit"/>
            <w:color w:val="2D3846"/>
            <w:sz w:val="38"/>
            <w:szCs w:val="38"/>
            <w:bdr w:val="none" w:sz="0" w:space="0" w:color="auto" w:frame="1"/>
          </w:rPr>
          <w:t>Lifecycle Methods</w:t>
        </w:r>
      </w:ins>
    </w:p>
    <w:p w14:paraId="7B4F480B" w14:textId="77777777" w:rsidR="00421D03" w:rsidRDefault="00421D03" w:rsidP="00421D03">
      <w:pPr>
        <w:spacing w:after="0" w:line="240" w:lineRule="auto"/>
        <w:rPr>
          <w:ins w:id="434" w:author="Admin" w:date="2021-05-03T07:37:00Z"/>
          <w:rStyle w:val="sl-description-text"/>
          <w:rFonts w:ascii="Fira Sans" w:hAnsi="Fira Sans"/>
          <w:color w:val="2D3846"/>
          <w:bdr w:val="none" w:sz="0" w:space="0" w:color="auto" w:frame="1"/>
          <w:shd w:val="clear" w:color="auto" w:fill="F9F9FA"/>
        </w:rPr>
      </w:pPr>
      <w:ins w:id="435" w:author="Admin" w:date="2021-05-03T07:37:00Z">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React provides special lifecycle methods for class components, which are called when components are mounted, updated or unmounted.</w:t>
        </w:r>
        <w:r>
          <w:rPr>
            <w:rFonts w:ascii="Fira Sans" w:hAnsi="Fira Sans"/>
            <w:color w:val="2D3846"/>
          </w:rPr>
          <w:t xml:space="preserve"> </w:t>
        </w:r>
        <w:r>
          <w:rPr>
            <w:rStyle w:val="sl-description-text"/>
            <w:rFonts w:ascii="inherit" w:hAnsi="inherit"/>
            <w:b/>
            <w:bCs/>
            <w:color w:val="2D3846"/>
            <w:bdr w:val="none" w:sz="0" w:space="0" w:color="auto" w:frame="1"/>
            <w:shd w:val="clear" w:color="auto" w:fill="F9F9FA"/>
          </w:rPr>
          <w:t>Mounting</w:t>
        </w:r>
        <w:r>
          <w:rPr>
            <w:rStyle w:val="sl-description-text"/>
            <w:rFonts w:ascii="Fira Sans" w:hAnsi="Fira Sans"/>
            <w:color w:val="2D3846"/>
            <w:bdr w:val="none" w:sz="0" w:space="0" w:color="auto" w:frame="1"/>
            <w:shd w:val="clear" w:color="auto" w:fill="F9F9FA"/>
          </w:rPr>
          <w:t> is the process when a component is rendered on the page.</w:t>
        </w:r>
        <w:r>
          <w:rPr>
            <w:rFonts w:ascii="Fira Sans" w:hAnsi="Fira Sans"/>
            <w:color w:val="2D3846"/>
          </w:rPr>
          <w:t xml:space="preserve"> </w:t>
        </w:r>
        <w:r>
          <w:rPr>
            <w:rStyle w:val="sl-description-text"/>
            <w:rFonts w:ascii="inherit" w:hAnsi="inherit"/>
            <w:b/>
            <w:bCs/>
            <w:color w:val="2D3846"/>
            <w:bdr w:val="none" w:sz="0" w:space="0" w:color="auto" w:frame="1"/>
            <w:shd w:val="clear" w:color="auto" w:fill="F9F9FA"/>
          </w:rPr>
          <w:t>Unmounting</w:t>
        </w:r>
        <w:r>
          <w:rPr>
            <w:rStyle w:val="sl-description-text"/>
            <w:rFonts w:ascii="Fira Sans" w:hAnsi="Fira Sans"/>
            <w:color w:val="2D3846"/>
            <w:bdr w:val="none" w:sz="0" w:space="0" w:color="auto" w:frame="1"/>
            <w:shd w:val="clear" w:color="auto" w:fill="F9F9FA"/>
          </w:rPr>
          <w:t> is the process when a component is removed from the page.</w:t>
        </w:r>
        <w:r>
          <w:rPr>
            <w:rFonts w:ascii="Fira Sans" w:hAnsi="Fira Sans"/>
            <w:color w:val="2D3846"/>
          </w:rPr>
          <w:t xml:space="preserve"> </w:t>
        </w:r>
        <w:r>
          <w:rPr>
            <w:rStyle w:val="sl-description-text"/>
            <w:rFonts w:ascii="Fira Sans" w:hAnsi="Fira Sans"/>
            <w:color w:val="2D3846"/>
            <w:bdr w:val="none" w:sz="0" w:space="0" w:color="auto" w:frame="1"/>
            <w:shd w:val="clear" w:color="auto" w:fill="F9F9FA"/>
          </w:rPr>
          <w:t>The </w:t>
        </w:r>
        <w:proofErr w:type="spellStart"/>
        <w:r>
          <w:rPr>
            <w:rStyle w:val="sl-description-text"/>
            <w:rFonts w:ascii="inherit" w:hAnsi="inherit"/>
            <w:b/>
            <w:bCs/>
            <w:color w:val="2D3846"/>
            <w:bdr w:val="none" w:sz="0" w:space="0" w:color="auto" w:frame="1"/>
            <w:shd w:val="clear" w:color="auto" w:fill="F9F9FA"/>
          </w:rPr>
          <w:t>componentDidMount</w:t>
        </w:r>
        <w:proofErr w:type="spellEnd"/>
        <w:r>
          <w:rPr>
            <w:rStyle w:val="sl-description-text"/>
            <w:rFonts w:ascii="Fira Sans" w:hAnsi="Fira Sans"/>
            <w:color w:val="2D3846"/>
            <w:bdr w:val="none" w:sz="0" w:space="0" w:color="auto" w:frame="1"/>
            <w:shd w:val="clear" w:color="auto" w:fill="F9F9FA"/>
          </w:rPr>
          <w:t> method is called when a component is rendered on the page.</w:t>
        </w:r>
        <w:r>
          <w:rPr>
            <w:rFonts w:ascii="Fira Sans" w:hAnsi="Fira Sans"/>
            <w:color w:val="2D3846"/>
          </w:rPr>
          <w:br/>
        </w:r>
        <w:r>
          <w:rPr>
            <w:rStyle w:val="sl-description-text"/>
            <w:rFonts w:ascii="Fira Sans" w:hAnsi="Fira Sans"/>
            <w:color w:val="2D3846"/>
            <w:bdr w:val="none" w:sz="0" w:space="0" w:color="auto" w:frame="1"/>
            <w:shd w:val="clear" w:color="auto" w:fill="F9F9FA"/>
          </w:rPr>
          <w:t>For example, we can use </w:t>
        </w:r>
        <w:proofErr w:type="spellStart"/>
        <w:r>
          <w:rPr>
            <w:rStyle w:val="sl-description-text"/>
            <w:rFonts w:ascii="inherit" w:hAnsi="inherit"/>
            <w:b/>
            <w:bCs/>
            <w:color w:val="2D3846"/>
            <w:bdr w:val="none" w:sz="0" w:space="0" w:color="auto" w:frame="1"/>
            <w:shd w:val="clear" w:color="auto" w:fill="F9F9FA"/>
          </w:rPr>
          <w:t>componentDidMount</w:t>
        </w:r>
        <w:proofErr w:type="spellEnd"/>
        <w:r>
          <w:rPr>
            <w:rStyle w:val="sl-description-text"/>
            <w:rFonts w:ascii="Fira Sans" w:hAnsi="Fira Sans"/>
            <w:color w:val="2D3846"/>
            <w:bdr w:val="none" w:sz="0" w:space="0" w:color="auto" w:frame="1"/>
            <w:shd w:val="clear" w:color="auto" w:fill="F9F9FA"/>
          </w:rPr>
          <w:t> in our Counter app to set the initial value of the counter:</w:t>
        </w:r>
      </w:ins>
    </w:p>
    <w:p w14:paraId="2B8BBD6B" w14:textId="77777777" w:rsidR="00421D03" w:rsidRDefault="00421D03" w:rsidP="00421D03">
      <w:pPr>
        <w:spacing w:after="0" w:line="240" w:lineRule="auto"/>
        <w:rPr>
          <w:ins w:id="436" w:author="Admin" w:date="2021-05-03T07:37:00Z"/>
          <w:rStyle w:val="sl-description-text"/>
          <w:rFonts w:ascii="Fira Sans" w:hAnsi="Fira Sans"/>
          <w:color w:val="2D3846"/>
          <w:bdr w:val="none" w:sz="0" w:space="0" w:color="auto" w:frame="1"/>
          <w:shd w:val="clear" w:color="auto" w:fill="F9F9FA"/>
        </w:rPr>
      </w:pPr>
    </w:p>
    <w:p w14:paraId="2AEE693F" w14:textId="77777777" w:rsidR="00421D03" w:rsidRDefault="00421D03" w:rsidP="00421D03">
      <w:pPr>
        <w:spacing w:after="0" w:line="240" w:lineRule="auto"/>
        <w:rPr>
          <w:ins w:id="437" w:author="Admin" w:date="2021-05-03T07:37:00Z"/>
          <w:rFonts w:ascii="Fira Sans" w:hAnsi="Fira Sans"/>
          <w:color w:val="2D3846"/>
          <w:bdr w:val="none" w:sz="0" w:space="0" w:color="auto" w:frame="1"/>
          <w:shd w:val="clear" w:color="auto" w:fill="F9F9FA"/>
        </w:rPr>
      </w:pPr>
      <w:ins w:id="438" w:author="Admin" w:date="2021-05-03T07:37:00Z">
        <w:r>
          <w:rPr>
            <w:noProof/>
          </w:rPr>
          <w:drawing>
            <wp:inline distT="0" distB="0" distL="0" distR="0" wp14:anchorId="3BE67817" wp14:editId="1399D091">
              <wp:extent cx="4143375" cy="74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43375" cy="742950"/>
                      </a:xfrm>
                      <a:prstGeom prst="rect">
                        <a:avLst/>
                      </a:prstGeom>
                    </pic:spPr>
                  </pic:pic>
                </a:graphicData>
              </a:graphic>
            </wp:inline>
          </w:drawing>
        </w:r>
      </w:ins>
    </w:p>
    <w:p w14:paraId="17485248" w14:textId="77777777" w:rsidR="00421D03" w:rsidRDefault="00421D03" w:rsidP="00421D03">
      <w:pPr>
        <w:spacing w:after="0" w:line="240" w:lineRule="auto"/>
        <w:rPr>
          <w:ins w:id="439" w:author="Admin" w:date="2021-05-03T07:37:00Z"/>
          <w:rStyle w:val="sl-description-text"/>
          <w:rFonts w:ascii="Fira Sans" w:hAnsi="Fira Sans"/>
          <w:color w:val="2D3846"/>
          <w:bdr w:val="none" w:sz="0" w:space="0" w:color="auto" w:frame="1"/>
          <w:shd w:val="clear" w:color="auto" w:fill="F9F9FA"/>
        </w:rPr>
      </w:pPr>
      <w:ins w:id="440" w:author="Admin" w:date="2021-05-03T07:37:00Z">
        <w:r>
          <w:rPr>
            <w:rFonts w:ascii="Fira Sans" w:hAnsi="Fira Sans"/>
            <w:color w:val="2D3846"/>
          </w:rPr>
          <w:lastRenderedPageBreak/>
          <w:br/>
        </w:r>
        <w:r>
          <w:rPr>
            <w:rStyle w:val="sl-description-text"/>
            <w:rFonts w:ascii="Fira Sans" w:hAnsi="Fira Sans"/>
            <w:color w:val="2D3846"/>
            <w:bdr w:val="none" w:sz="0" w:space="0" w:color="auto" w:frame="1"/>
            <w:shd w:val="clear" w:color="auto" w:fill="F9F9FA"/>
          </w:rPr>
          <w:t>This will set an initial value of the counter when the component is rendered.</w:t>
        </w:r>
        <w:r>
          <w:rPr>
            <w:rFonts w:ascii="Fira Sans" w:hAnsi="Fira Sans"/>
            <w:color w:val="2D3846"/>
          </w:rPr>
          <w:t xml:space="preserve"> </w:t>
        </w:r>
        <w:proofErr w:type="spellStart"/>
        <w:proofErr w:type="gramStart"/>
        <w:r>
          <w:rPr>
            <w:rStyle w:val="sl-description-text"/>
            <w:rFonts w:ascii="inherit" w:hAnsi="inherit"/>
            <w:b/>
            <w:bCs/>
            <w:color w:val="2D3846"/>
            <w:bdr w:val="none" w:sz="0" w:space="0" w:color="auto" w:frame="1"/>
            <w:shd w:val="clear" w:color="auto" w:fill="F9F9FA"/>
          </w:rPr>
          <w:t>componentDidMount</w:t>
        </w:r>
        <w:proofErr w:type="spellEnd"/>
        <w:proofErr w:type="gramEnd"/>
        <w:r>
          <w:rPr>
            <w:rStyle w:val="sl-description-text"/>
            <w:rFonts w:ascii="Fira Sans" w:hAnsi="Fira Sans"/>
            <w:color w:val="2D3846"/>
            <w:bdr w:val="none" w:sz="0" w:space="0" w:color="auto" w:frame="1"/>
            <w:shd w:val="clear" w:color="auto" w:fill="F9F9FA"/>
          </w:rPr>
          <w:t> is typically used for populating the state inside of a component when it initially mounts to the DOM.</w:t>
        </w:r>
      </w:ins>
    </w:p>
    <w:p w14:paraId="4C895711" w14:textId="77777777" w:rsidR="00421D03" w:rsidRDefault="00421D03" w:rsidP="00421D03">
      <w:pPr>
        <w:spacing w:after="0" w:line="240" w:lineRule="auto"/>
        <w:rPr>
          <w:ins w:id="441" w:author="Admin" w:date="2021-05-03T07:37:00Z"/>
          <w:rStyle w:val="sl-description-text"/>
          <w:rFonts w:ascii="Fira Sans" w:hAnsi="Fira Sans"/>
          <w:color w:val="2D3846"/>
          <w:bdr w:val="none" w:sz="0" w:space="0" w:color="auto" w:frame="1"/>
          <w:shd w:val="clear" w:color="auto" w:fill="F9F9FA"/>
        </w:rPr>
      </w:pPr>
    </w:p>
    <w:p w14:paraId="4BDE08E2" w14:textId="77777777" w:rsidR="00421D03" w:rsidRDefault="00421D03" w:rsidP="00421D03">
      <w:pPr>
        <w:spacing w:after="0" w:line="240" w:lineRule="auto"/>
        <w:rPr>
          <w:ins w:id="442" w:author="Admin" w:date="2021-05-03T07:37:00Z"/>
          <w:rFonts w:ascii="Fira Sans" w:hAnsi="Fira Sans"/>
          <w:color w:val="2D3846"/>
          <w:bdr w:val="none" w:sz="0" w:space="0" w:color="auto" w:frame="1"/>
          <w:shd w:val="clear" w:color="auto" w:fill="F9F9FA"/>
        </w:rPr>
      </w:pPr>
      <w:ins w:id="443" w:author="Admin" w:date="2021-05-03T07:37:00Z">
        <w:r>
          <w:rPr>
            <w:noProof/>
          </w:rPr>
          <w:drawing>
            <wp:inline distT="0" distB="0" distL="0" distR="0" wp14:anchorId="0EE305B9" wp14:editId="365F42C7">
              <wp:extent cx="4152900" cy="923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52900" cy="923925"/>
                      </a:xfrm>
                      <a:prstGeom prst="rect">
                        <a:avLst/>
                      </a:prstGeom>
                    </pic:spPr>
                  </pic:pic>
                </a:graphicData>
              </a:graphic>
            </wp:inline>
          </w:drawing>
        </w:r>
      </w:ins>
    </w:p>
    <w:p w14:paraId="20079A8C" w14:textId="77777777" w:rsidR="00BE78F0" w:rsidRDefault="00BE78F0" w:rsidP="00BE78F0">
      <w:pPr>
        <w:pStyle w:val="Heading1"/>
        <w:shd w:val="clear" w:color="auto" w:fill="F9F9FA"/>
        <w:spacing w:before="0" w:line="563" w:lineRule="atLeast"/>
        <w:textAlignment w:val="baseline"/>
        <w:rPr>
          <w:ins w:id="444" w:author="Admin" w:date="2021-05-03T07:37:00Z"/>
          <w:rStyle w:val="sl-description-text"/>
          <w:rFonts w:ascii="inherit" w:hAnsi="inherit"/>
          <w:color w:val="2D3846"/>
          <w:sz w:val="38"/>
          <w:szCs w:val="38"/>
          <w:bdr w:val="none" w:sz="0" w:space="0" w:color="auto" w:frame="1"/>
        </w:rPr>
      </w:pPr>
      <w:proofErr w:type="spellStart"/>
      <w:proofErr w:type="gramStart"/>
      <w:ins w:id="445" w:author="Admin" w:date="2021-05-03T07:37:00Z">
        <w:r>
          <w:rPr>
            <w:rStyle w:val="sl-description-text"/>
            <w:rFonts w:ascii="inherit" w:hAnsi="inherit"/>
            <w:color w:val="2D3846"/>
            <w:sz w:val="38"/>
            <w:szCs w:val="38"/>
            <w:bdr w:val="none" w:sz="0" w:space="0" w:color="auto" w:frame="1"/>
          </w:rPr>
          <w:t>componentDidUpdate</w:t>
        </w:r>
        <w:proofErr w:type="spellEnd"/>
        <w:proofErr w:type="gramEnd"/>
      </w:ins>
    </w:p>
    <w:p w14:paraId="5EC0BB88" w14:textId="77777777" w:rsidR="00BE78F0" w:rsidRDefault="00BE78F0" w:rsidP="00BE78F0">
      <w:pPr>
        <w:rPr>
          <w:ins w:id="446" w:author="Admin" w:date="2021-05-03T07:37:00Z"/>
          <w:rStyle w:val="sl-description-text"/>
          <w:rFonts w:ascii="Fira Sans" w:hAnsi="Fira Sans"/>
          <w:color w:val="2D3846"/>
          <w:bdr w:val="none" w:sz="0" w:space="0" w:color="auto" w:frame="1"/>
          <w:shd w:val="clear" w:color="auto" w:fill="F9F9FA"/>
        </w:rPr>
      </w:pPr>
      <w:ins w:id="447" w:author="Admin" w:date="2021-05-03T07:37:00Z">
        <w:r>
          <w:rPr>
            <w:rFonts w:ascii="Fira Sans" w:hAnsi="Fira Sans"/>
            <w:color w:val="2D3846"/>
          </w:rPr>
          <w:br/>
        </w:r>
        <w:r>
          <w:rPr>
            <w:rStyle w:val="sl-description-text"/>
            <w:rFonts w:ascii="Fira Sans" w:hAnsi="Fira Sans"/>
            <w:color w:val="2D3846"/>
            <w:bdr w:val="none" w:sz="0" w:space="0" w:color="auto" w:frame="1"/>
            <w:shd w:val="clear" w:color="auto" w:fill="F9F9FA"/>
          </w:rPr>
          <w:t>Another lifecycle method is </w:t>
        </w:r>
        <w:proofErr w:type="spellStart"/>
        <w:proofErr w:type="gramStart"/>
        <w:r>
          <w:rPr>
            <w:rStyle w:val="sl-description-text"/>
            <w:rFonts w:ascii="inherit" w:hAnsi="inherit"/>
            <w:b/>
            <w:bCs/>
            <w:color w:val="2D3846"/>
            <w:bdr w:val="none" w:sz="0" w:space="0" w:color="auto" w:frame="1"/>
            <w:shd w:val="clear" w:color="auto" w:fill="F9F9FA"/>
          </w:rPr>
          <w:t>componentDidUpdate</w:t>
        </w:r>
        <w:proofErr w:type="spellEnd"/>
        <w:r>
          <w:rPr>
            <w:rStyle w:val="sl-description-text"/>
            <w:rFonts w:ascii="inherit" w:hAnsi="inherit"/>
            <w:b/>
            <w:bCs/>
            <w:color w:val="2D3846"/>
            <w:bdr w:val="none" w:sz="0" w:space="0" w:color="auto" w:frame="1"/>
            <w:shd w:val="clear" w:color="auto" w:fill="F9F9FA"/>
          </w:rPr>
          <w:t>(</w:t>
        </w:r>
        <w:proofErr w:type="gramEnd"/>
        <w:r>
          <w:rPr>
            <w:rStyle w:val="sl-description-text"/>
            <w:rFonts w:ascii="inherit" w:hAnsi="inherit"/>
            <w:b/>
            <w:bCs/>
            <w:color w:val="2D3846"/>
            <w:bdr w:val="none" w:sz="0" w:space="0" w:color="auto" w:frame="1"/>
            <w:shd w:val="clear" w:color="auto" w:fill="F9F9FA"/>
          </w:rPr>
          <w:t>)</w:t>
        </w:r>
        <w:r>
          <w:rPr>
            <w:rStyle w:val="sl-description-text"/>
            <w:rFonts w:ascii="Fira Sans" w:hAnsi="Fira Sans"/>
            <w:color w:val="2D3846"/>
            <w:bdr w:val="none" w:sz="0" w:space="0" w:color="auto" w:frame="1"/>
            <w:shd w:val="clear" w:color="auto" w:fill="F9F9FA"/>
          </w:rPr>
          <w:t>, which is called when a component is updated in the DOM.</w:t>
        </w:r>
        <w:r>
          <w:rPr>
            <w:rFonts w:ascii="Fira Sans" w:hAnsi="Fira Sans"/>
            <w:color w:val="2D3846"/>
          </w:rPr>
          <w:br/>
        </w:r>
        <w:r>
          <w:rPr>
            <w:rStyle w:val="sl-description-text"/>
            <w:rFonts w:ascii="Fira Sans" w:hAnsi="Fira Sans"/>
            <w:color w:val="2D3846"/>
            <w:bdr w:val="none" w:sz="0" w:space="0" w:color="auto" w:frame="1"/>
            <w:shd w:val="clear" w:color="auto" w:fill="F9F9FA"/>
          </w:rPr>
          <w:t>We can, for example, alert the current counter value when it is incremented:</w:t>
        </w:r>
      </w:ins>
    </w:p>
    <w:p w14:paraId="22E745F9" w14:textId="77777777" w:rsidR="00BE78F0" w:rsidRDefault="00BE78F0" w:rsidP="00BE78F0">
      <w:pPr>
        <w:rPr>
          <w:ins w:id="448" w:author="Admin" w:date="2021-05-03T07:37:00Z"/>
        </w:rPr>
      </w:pPr>
      <w:ins w:id="449" w:author="Admin" w:date="2021-05-03T07:37:00Z">
        <w:r>
          <w:rPr>
            <w:noProof/>
          </w:rPr>
          <w:drawing>
            <wp:inline distT="0" distB="0" distL="0" distR="0" wp14:anchorId="7F91AB73" wp14:editId="126B4ED8">
              <wp:extent cx="4076700" cy="695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76700" cy="695325"/>
                      </a:xfrm>
                      <a:prstGeom prst="rect">
                        <a:avLst/>
                      </a:prstGeom>
                    </pic:spPr>
                  </pic:pic>
                </a:graphicData>
              </a:graphic>
            </wp:inline>
          </w:drawing>
        </w:r>
      </w:ins>
    </w:p>
    <w:p w14:paraId="1D7414B6" w14:textId="77777777" w:rsidR="00BE78F0" w:rsidRDefault="00BE78F0" w:rsidP="00BE78F0">
      <w:pPr>
        <w:rPr>
          <w:ins w:id="450" w:author="Admin" w:date="2021-05-03T07:37:00Z"/>
        </w:rPr>
      </w:pPr>
      <w:ins w:id="451" w:author="Admin" w:date="2021-05-03T07:37:00Z">
        <w:r>
          <w:rPr>
            <w:noProof/>
          </w:rPr>
          <w:drawing>
            <wp:inline distT="0" distB="0" distL="0" distR="0" wp14:anchorId="39BC75E2" wp14:editId="0E032889">
              <wp:extent cx="4067175" cy="647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67175" cy="647700"/>
                      </a:xfrm>
                      <a:prstGeom prst="rect">
                        <a:avLst/>
                      </a:prstGeom>
                    </pic:spPr>
                  </pic:pic>
                </a:graphicData>
              </a:graphic>
            </wp:inline>
          </w:drawing>
        </w:r>
      </w:ins>
    </w:p>
    <w:p w14:paraId="094B46E3" w14:textId="77777777" w:rsidR="004827BD" w:rsidRPr="004827BD" w:rsidRDefault="00BE78F0" w:rsidP="004827BD">
      <w:pPr>
        <w:pStyle w:val="Heading1"/>
        <w:shd w:val="clear" w:color="auto" w:fill="F9F9FA"/>
        <w:spacing w:before="0" w:line="563" w:lineRule="atLeast"/>
        <w:textAlignment w:val="baseline"/>
        <w:rPr>
          <w:ins w:id="452" w:author="Admin" w:date="2021-05-03T07:37:00Z"/>
          <w:rFonts w:ascii="inherit" w:hAnsi="inherit"/>
          <w:color w:val="2D3846"/>
          <w:sz w:val="38"/>
          <w:szCs w:val="38"/>
          <w:bdr w:val="none" w:sz="0" w:space="0" w:color="auto" w:frame="1"/>
        </w:rPr>
      </w:pPr>
      <w:ins w:id="453" w:author="Admin" w:date="2021-05-03T07:37:00Z">
        <w:r>
          <w:rPr>
            <w:rStyle w:val="sl-description-text"/>
            <w:rFonts w:ascii="inherit" w:hAnsi="inherit"/>
            <w:color w:val="2D3846"/>
            <w:sz w:val="38"/>
            <w:szCs w:val="38"/>
            <w:bdr w:val="none" w:sz="0" w:space="0" w:color="auto" w:frame="1"/>
          </w:rPr>
          <w:t xml:space="preserve">The </w:t>
        </w:r>
        <w:proofErr w:type="spellStart"/>
        <w:r>
          <w:rPr>
            <w:rStyle w:val="sl-description-text"/>
            <w:rFonts w:ascii="inherit" w:hAnsi="inherit"/>
            <w:color w:val="2D3846"/>
            <w:sz w:val="38"/>
            <w:szCs w:val="38"/>
            <w:bdr w:val="none" w:sz="0" w:space="0" w:color="auto" w:frame="1"/>
          </w:rPr>
          <w:t>useEffect</w:t>
        </w:r>
        <w:proofErr w:type="spellEnd"/>
        <w:r>
          <w:rPr>
            <w:rStyle w:val="sl-description-text"/>
            <w:rFonts w:ascii="inherit" w:hAnsi="inherit"/>
            <w:color w:val="2D3846"/>
            <w:sz w:val="38"/>
            <w:szCs w:val="38"/>
            <w:bdr w:val="none" w:sz="0" w:space="0" w:color="auto" w:frame="1"/>
          </w:rPr>
          <w:t xml:space="preserve"> Hook</w:t>
        </w:r>
      </w:ins>
    </w:p>
    <w:p w14:paraId="27EB31DB" w14:textId="77777777" w:rsidR="00BE78F0" w:rsidRDefault="004827BD" w:rsidP="00BE78F0">
      <w:pPr>
        <w:rPr>
          <w:ins w:id="454" w:author="Admin" w:date="2021-05-03T07:37:00Z"/>
          <w:rStyle w:val="sl-description-text"/>
          <w:rFonts w:ascii="Fira Sans" w:hAnsi="Fira Sans"/>
          <w:color w:val="2D3846"/>
          <w:bdr w:val="none" w:sz="0" w:space="0" w:color="auto" w:frame="1"/>
          <w:shd w:val="clear" w:color="auto" w:fill="F9F9FA"/>
        </w:rPr>
      </w:pPr>
      <w:ins w:id="455" w:author="Admin" w:date="2021-05-03T07:37:00Z">
        <w:r>
          <w:rPr>
            <w:rStyle w:val="sl-description-text"/>
            <w:rFonts w:ascii="Fira Sans" w:hAnsi="Fira Sans"/>
            <w:color w:val="2D3846"/>
            <w:bdr w:val="none" w:sz="0" w:space="0" w:color="auto" w:frame="1"/>
            <w:shd w:val="clear" w:color="auto" w:fill="F9F9FA"/>
          </w:rPr>
          <w:t>The lifecycle methods we covered are only available for class components.</w:t>
        </w:r>
        <w:r>
          <w:rPr>
            <w:rFonts w:ascii="Fira Sans" w:hAnsi="Fira Sans"/>
            <w:color w:val="2D3846"/>
          </w:rPr>
          <w:br/>
        </w:r>
        <w:r>
          <w:rPr>
            <w:rStyle w:val="sl-description-text"/>
            <w:rFonts w:ascii="Fira Sans" w:hAnsi="Fira Sans"/>
            <w:color w:val="2D3846"/>
            <w:bdr w:val="none" w:sz="0" w:space="0" w:color="auto" w:frame="1"/>
            <w:shd w:val="clear" w:color="auto" w:fill="F9F9FA"/>
          </w:rPr>
          <w:t>However, React provides a special Hook called </w:t>
        </w:r>
        <w:proofErr w:type="spellStart"/>
        <w:r>
          <w:rPr>
            <w:rStyle w:val="sl-description-text"/>
            <w:rFonts w:ascii="inherit" w:hAnsi="inherit"/>
            <w:b/>
            <w:bCs/>
            <w:color w:val="2D3846"/>
            <w:bdr w:val="none" w:sz="0" w:space="0" w:color="auto" w:frame="1"/>
            <w:shd w:val="clear" w:color="auto" w:fill="F9F9FA"/>
          </w:rPr>
          <w:t>useEffect</w:t>
        </w:r>
        <w:proofErr w:type="spellEnd"/>
        <w:r>
          <w:rPr>
            <w:rStyle w:val="sl-description-text"/>
            <w:rFonts w:ascii="Fira Sans" w:hAnsi="Fira Sans"/>
            <w:color w:val="2D3846"/>
            <w:bdr w:val="none" w:sz="0" w:space="0" w:color="auto" w:frame="1"/>
            <w:shd w:val="clear" w:color="auto" w:fill="F9F9FA"/>
          </w:rPr>
          <w:t> to make lifecycle methods available in functional components. It combines the </w:t>
        </w:r>
        <w:proofErr w:type="spellStart"/>
        <w:r>
          <w:rPr>
            <w:rStyle w:val="sl-description-text"/>
            <w:rFonts w:ascii="inherit" w:hAnsi="inherit"/>
            <w:b/>
            <w:bCs/>
            <w:color w:val="2D3846"/>
            <w:bdr w:val="none" w:sz="0" w:space="0" w:color="auto" w:frame="1"/>
            <w:shd w:val="clear" w:color="auto" w:fill="F9F9FA"/>
          </w:rPr>
          <w:t>componentDidMount</w:t>
        </w:r>
        <w:proofErr w:type="spellEnd"/>
        <w:r>
          <w:rPr>
            <w:rStyle w:val="sl-description-text"/>
            <w:rFonts w:ascii="Fira Sans" w:hAnsi="Fira Sans"/>
            <w:color w:val="2D3846"/>
            <w:bdr w:val="none" w:sz="0" w:space="0" w:color="auto" w:frame="1"/>
            <w:shd w:val="clear" w:color="auto" w:fill="F9F9FA"/>
          </w:rPr>
          <w:t>, </w:t>
        </w:r>
        <w:proofErr w:type="spellStart"/>
        <w:r>
          <w:rPr>
            <w:rStyle w:val="sl-description-text"/>
            <w:rFonts w:ascii="inherit" w:hAnsi="inherit"/>
            <w:b/>
            <w:bCs/>
            <w:color w:val="2D3846"/>
            <w:bdr w:val="none" w:sz="0" w:space="0" w:color="auto" w:frame="1"/>
            <w:shd w:val="clear" w:color="auto" w:fill="F9F9FA"/>
          </w:rPr>
          <w:t>componentDidUpdate</w:t>
        </w:r>
        <w:proofErr w:type="spellEnd"/>
        <w:r>
          <w:rPr>
            <w:rStyle w:val="sl-description-text"/>
            <w:rFonts w:ascii="Fira Sans" w:hAnsi="Fira Sans"/>
            <w:color w:val="2D3846"/>
            <w:bdr w:val="none" w:sz="0" w:space="0" w:color="auto" w:frame="1"/>
            <w:shd w:val="clear" w:color="auto" w:fill="F9F9FA"/>
          </w:rPr>
          <w:t>, and </w:t>
        </w:r>
        <w:proofErr w:type="spellStart"/>
        <w:r>
          <w:rPr>
            <w:rStyle w:val="sl-description-text"/>
            <w:rFonts w:ascii="inherit" w:hAnsi="inherit"/>
            <w:b/>
            <w:bCs/>
            <w:color w:val="2D3846"/>
            <w:bdr w:val="none" w:sz="0" w:space="0" w:color="auto" w:frame="1"/>
            <w:shd w:val="clear" w:color="auto" w:fill="F9F9FA"/>
          </w:rPr>
          <w:t>componentWillUnmount</w:t>
        </w:r>
        <w:proofErr w:type="spellEnd"/>
        <w:r>
          <w:rPr>
            <w:rStyle w:val="sl-description-text"/>
            <w:rFonts w:ascii="Fira Sans" w:hAnsi="Fira Sans"/>
            <w:color w:val="2D3846"/>
            <w:bdr w:val="none" w:sz="0" w:space="0" w:color="auto" w:frame="1"/>
            <w:shd w:val="clear" w:color="auto" w:fill="F9F9FA"/>
          </w:rPr>
          <w:t> methods into one.</w:t>
        </w:r>
      </w:ins>
    </w:p>
    <w:p w14:paraId="04E46BAA" w14:textId="77777777" w:rsidR="004827BD" w:rsidRPr="00BE78F0" w:rsidRDefault="004827BD" w:rsidP="00BE78F0">
      <w:pPr>
        <w:rPr>
          <w:ins w:id="456" w:author="Admin" w:date="2021-05-03T07:37:00Z"/>
        </w:rPr>
      </w:pPr>
      <w:ins w:id="457" w:author="Admin" w:date="2021-05-03T07:37:00Z">
        <w:r>
          <w:rPr>
            <w:rFonts w:ascii="Fira Sans" w:hAnsi="Fira Sans"/>
            <w:color w:val="2D3846"/>
          </w:rPr>
          <w:br/>
        </w:r>
        <w:r>
          <w:rPr>
            <w:rStyle w:val="sl-description-text"/>
            <w:rFonts w:ascii="Fira Sans" w:hAnsi="Fira Sans"/>
            <w:color w:val="2D3846"/>
            <w:bdr w:val="none" w:sz="0" w:space="0" w:color="auto" w:frame="1"/>
            <w:shd w:val="clear" w:color="auto" w:fill="F9F9FA"/>
          </w:rPr>
          <w:t>For example, we can achieve the behavior of our last example using a functional Counter component:</w:t>
        </w:r>
      </w:ins>
    </w:p>
    <w:p w14:paraId="4A0308B6" w14:textId="77777777" w:rsidR="00BE78F0" w:rsidRDefault="004827BD" w:rsidP="00421D03">
      <w:pPr>
        <w:spacing w:after="0" w:line="240" w:lineRule="auto"/>
        <w:rPr>
          <w:ins w:id="458" w:author="Admin" w:date="2021-05-03T07:37:00Z"/>
          <w:rFonts w:ascii="Fira Sans" w:hAnsi="Fira Sans"/>
          <w:color w:val="2D3846"/>
          <w:bdr w:val="none" w:sz="0" w:space="0" w:color="auto" w:frame="1"/>
          <w:shd w:val="clear" w:color="auto" w:fill="F9F9FA"/>
        </w:rPr>
      </w:pPr>
      <w:ins w:id="459" w:author="Admin" w:date="2021-05-03T07:37:00Z">
        <w:r>
          <w:rPr>
            <w:noProof/>
          </w:rPr>
          <w:drawing>
            <wp:inline distT="0" distB="0" distL="0" distR="0" wp14:anchorId="2A36C38C" wp14:editId="11F8990B">
              <wp:extent cx="4048125" cy="24384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48125" cy="2438400"/>
                      </a:xfrm>
                      <a:prstGeom prst="rect">
                        <a:avLst/>
                      </a:prstGeom>
                    </pic:spPr>
                  </pic:pic>
                </a:graphicData>
              </a:graphic>
            </wp:inline>
          </w:drawing>
        </w:r>
      </w:ins>
    </w:p>
    <w:p w14:paraId="7172118B" w14:textId="77777777" w:rsidR="004827BD" w:rsidRDefault="004827BD" w:rsidP="00421D03">
      <w:pPr>
        <w:spacing w:after="0" w:line="240" w:lineRule="auto"/>
        <w:rPr>
          <w:ins w:id="460" w:author="Admin" w:date="2021-05-03T07:37:00Z"/>
          <w:rFonts w:ascii="Fira Sans" w:hAnsi="Fira Sans"/>
          <w:color w:val="2D3846"/>
          <w:bdr w:val="none" w:sz="0" w:space="0" w:color="auto" w:frame="1"/>
          <w:shd w:val="clear" w:color="auto" w:fill="F9F9FA"/>
        </w:rPr>
      </w:pPr>
    </w:p>
    <w:p w14:paraId="4018031F" w14:textId="77777777" w:rsidR="004827BD" w:rsidRDefault="004827BD" w:rsidP="00421D03">
      <w:pPr>
        <w:spacing w:after="0" w:line="240" w:lineRule="auto"/>
        <w:rPr>
          <w:ins w:id="461" w:author="Admin" w:date="2021-05-03T07:37:00Z"/>
          <w:rStyle w:val="sl-description-text"/>
          <w:rFonts w:ascii="Fira Sans" w:hAnsi="Fira Sans"/>
          <w:color w:val="2D3846"/>
          <w:bdr w:val="none" w:sz="0" w:space="0" w:color="auto" w:frame="1"/>
          <w:shd w:val="clear" w:color="auto" w:fill="F9F9FA"/>
        </w:rPr>
      </w:pPr>
      <w:ins w:id="462" w:author="Admin" w:date="2021-05-03T07:37:00Z">
        <w:r>
          <w:rPr>
            <w:rStyle w:val="sl-description-text"/>
            <w:rFonts w:ascii="Fira Sans" w:hAnsi="Fira Sans"/>
            <w:color w:val="2D3846"/>
            <w:bdr w:val="none" w:sz="0" w:space="0" w:color="auto" w:frame="1"/>
            <w:shd w:val="clear" w:color="auto" w:fill="F9F9FA"/>
          </w:rPr>
          <w:t>When you run the code, you'll notice that the alert dialog appears also during the first render.</w:t>
        </w:r>
      </w:ins>
    </w:p>
    <w:p w14:paraId="743C9F64" w14:textId="77777777" w:rsidR="004827BD" w:rsidRDefault="004827BD" w:rsidP="00421D03">
      <w:pPr>
        <w:spacing w:after="0" w:line="240" w:lineRule="auto"/>
        <w:rPr>
          <w:ins w:id="463" w:author="Admin" w:date="2021-05-03T07:37:00Z"/>
          <w:rStyle w:val="sl-description-text"/>
          <w:rFonts w:ascii="Fira Sans" w:hAnsi="Fira Sans"/>
          <w:color w:val="2D3846"/>
          <w:bdr w:val="none" w:sz="0" w:space="0" w:color="auto" w:frame="1"/>
          <w:shd w:val="clear" w:color="auto" w:fill="F9F9FA"/>
        </w:rPr>
      </w:pPr>
      <w:ins w:id="464" w:author="Admin" w:date="2021-05-03T07:37:00Z">
        <w:r>
          <w:rPr>
            <w:rStyle w:val="sl-description-text"/>
            <w:rFonts w:ascii="Fira Sans" w:hAnsi="Fira Sans"/>
            <w:color w:val="2D3846"/>
            <w:bdr w:val="none" w:sz="0" w:space="0" w:color="auto" w:frame="1"/>
            <w:shd w:val="clear" w:color="auto" w:fill="F9F9FA"/>
          </w:rPr>
          <w:t>This is caused by the fact that, by default, </w:t>
        </w:r>
        <w:proofErr w:type="spellStart"/>
        <w:r>
          <w:rPr>
            <w:rStyle w:val="sl-description-text"/>
            <w:rFonts w:ascii="inherit" w:hAnsi="inherit"/>
            <w:b/>
            <w:bCs/>
            <w:color w:val="2D3846"/>
            <w:bdr w:val="none" w:sz="0" w:space="0" w:color="auto" w:frame="1"/>
            <w:shd w:val="clear" w:color="auto" w:fill="F9F9FA"/>
          </w:rPr>
          <w:t>useEffect</w:t>
        </w:r>
        <w:proofErr w:type="spellEnd"/>
        <w:r>
          <w:rPr>
            <w:rStyle w:val="sl-description-text"/>
            <w:rFonts w:ascii="Fira Sans" w:hAnsi="Fira Sans"/>
            <w:color w:val="2D3846"/>
            <w:bdr w:val="none" w:sz="0" w:space="0" w:color="auto" w:frame="1"/>
            <w:shd w:val="clear" w:color="auto" w:fill="F9F9FA"/>
          </w:rPr>
          <w:t> runs both, after the first render and after every update.</w:t>
        </w:r>
        <w:r>
          <w:rPr>
            <w:rFonts w:ascii="Fira Sans" w:hAnsi="Fira Sans"/>
            <w:color w:val="2D3846"/>
          </w:rPr>
          <w:br/>
        </w:r>
        <w:r>
          <w:rPr>
            <w:rStyle w:val="sl-description-text"/>
            <w:rFonts w:ascii="Fira Sans" w:hAnsi="Fira Sans"/>
            <w:color w:val="2D3846"/>
            <w:bdr w:val="none" w:sz="0" w:space="0" w:color="auto" w:frame="1"/>
            <w:shd w:val="clear" w:color="auto" w:fill="F9F9FA"/>
          </w:rPr>
          <w:t>To call the method only when something changes, we can provide it a second argument:</w:t>
        </w:r>
      </w:ins>
    </w:p>
    <w:p w14:paraId="54BBA514" w14:textId="77777777" w:rsidR="004827BD" w:rsidRDefault="004827BD" w:rsidP="00421D03">
      <w:pPr>
        <w:spacing w:after="0" w:line="240" w:lineRule="auto"/>
        <w:rPr>
          <w:ins w:id="465" w:author="Admin" w:date="2021-05-03T07:37:00Z"/>
          <w:rStyle w:val="sl-description-text"/>
          <w:rFonts w:ascii="Fira Sans" w:hAnsi="Fira Sans"/>
          <w:color w:val="2D3846"/>
          <w:bdr w:val="none" w:sz="0" w:space="0" w:color="auto" w:frame="1"/>
          <w:shd w:val="clear" w:color="auto" w:fill="F9F9FA"/>
        </w:rPr>
      </w:pPr>
    </w:p>
    <w:p w14:paraId="3DB8E3E1" w14:textId="77777777" w:rsidR="004827BD" w:rsidRDefault="004827BD" w:rsidP="00421D03">
      <w:pPr>
        <w:spacing w:after="0" w:line="240" w:lineRule="auto"/>
        <w:rPr>
          <w:ins w:id="466" w:author="Admin" w:date="2021-05-03T07:37:00Z"/>
          <w:rFonts w:ascii="Fira Sans" w:hAnsi="Fira Sans"/>
          <w:color w:val="2D3846"/>
          <w:bdr w:val="none" w:sz="0" w:space="0" w:color="auto" w:frame="1"/>
          <w:shd w:val="clear" w:color="auto" w:fill="F9F9FA"/>
        </w:rPr>
      </w:pPr>
      <w:ins w:id="467" w:author="Admin" w:date="2021-05-03T07:37:00Z">
        <w:r>
          <w:rPr>
            <w:noProof/>
          </w:rPr>
          <w:lastRenderedPageBreak/>
          <w:drawing>
            <wp:inline distT="0" distB="0" distL="0" distR="0" wp14:anchorId="091403E8" wp14:editId="5FE684A4">
              <wp:extent cx="4143375" cy="7048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43375" cy="704850"/>
                      </a:xfrm>
                      <a:prstGeom prst="rect">
                        <a:avLst/>
                      </a:prstGeom>
                    </pic:spPr>
                  </pic:pic>
                </a:graphicData>
              </a:graphic>
            </wp:inline>
          </w:drawing>
        </w:r>
      </w:ins>
    </w:p>
    <w:p w14:paraId="790B12FD" w14:textId="77777777" w:rsidR="004827BD" w:rsidRDefault="004827BD" w:rsidP="00421D03">
      <w:pPr>
        <w:spacing w:after="0" w:line="240" w:lineRule="auto"/>
        <w:rPr>
          <w:ins w:id="468" w:author="Admin" w:date="2021-05-03T07:37:00Z"/>
          <w:rFonts w:ascii="Fira Sans" w:hAnsi="Fira Sans"/>
          <w:color w:val="2D3846"/>
          <w:bdr w:val="none" w:sz="0" w:space="0" w:color="auto" w:frame="1"/>
          <w:shd w:val="clear" w:color="auto" w:fill="F9F9FA"/>
        </w:rPr>
      </w:pPr>
    </w:p>
    <w:p w14:paraId="38E47576" w14:textId="77777777" w:rsidR="004827BD" w:rsidRDefault="004827BD" w:rsidP="00421D03">
      <w:pPr>
        <w:spacing w:after="0" w:line="240" w:lineRule="auto"/>
        <w:rPr>
          <w:ins w:id="469" w:author="Admin" w:date="2021-05-03T07:37:00Z"/>
          <w:rStyle w:val="sl-description-text"/>
          <w:rFonts w:ascii="Fira Sans" w:hAnsi="Fira Sans"/>
          <w:color w:val="2D3846"/>
          <w:bdr w:val="none" w:sz="0" w:space="0" w:color="auto" w:frame="1"/>
          <w:shd w:val="clear" w:color="auto" w:fill="F9F9FA"/>
        </w:rPr>
      </w:pPr>
      <w:ins w:id="470" w:author="Admin" w:date="2021-05-03T07:37:00Z">
        <w:r>
          <w:rPr>
            <w:rStyle w:val="sl-description-text"/>
            <w:rFonts w:ascii="Fira Sans" w:hAnsi="Fira Sans"/>
            <w:color w:val="2D3846"/>
            <w:bdr w:val="none" w:sz="0" w:space="0" w:color="auto" w:frame="1"/>
            <w:shd w:val="clear" w:color="auto" w:fill="F9F9FA"/>
          </w:rPr>
          <w:t xml:space="preserve">Now, the </w:t>
        </w:r>
        <w:proofErr w:type="spellStart"/>
        <w:proofErr w:type="gramStart"/>
        <w:r>
          <w:rPr>
            <w:rStyle w:val="sl-description-text"/>
            <w:rFonts w:ascii="Fira Sans" w:hAnsi="Fira Sans"/>
            <w:color w:val="2D3846"/>
            <w:bdr w:val="none" w:sz="0" w:space="0" w:color="auto" w:frame="1"/>
            <w:shd w:val="clear" w:color="auto" w:fill="F9F9FA"/>
          </w:rPr>
          <w:t>useEffect</w:t>
        </w:r>
        <w:proofErr w:type="spellEnd"/>
        <w:r>
          <w:rPr>
            <w:rStyle w:val="sl-description-text"/>
            <w:rFonts w:ascii="Fira Sans" w:hAnsi="Fira Sans"/>
            <w:color w:val="2D3846"/>
            <w:bdr w:val="none" w:sz="0" w:space="0" w:color="auto" w:frame="1"/>
            <w:shd w:val="clear" w:color="auto" w:fill="F9F9FA"/>
          </w:rPr>
          <w:t>(</w:t>
        </w:r>
        <w:proofErr w:type="gramEnd"/>
        <w:r>
          <w:rPr>
            <w:rStyle w:val="sl-description-text"/>
            <w:rFonts w:ascii="Fira Sans" w:hAnsi="Fira Sans"/>
            <w:color w:val="2D3846"/>
            <w:bdr w:val="none" w:sz="0" w:space="0" w:color="auto" w:frame="1"/>
            <w:shd w:val="clear" w:color="auto" w:fill="F9F9FA"/>
          </w:rPr>
          <w:t>) method will run only if </w:t>
        </w:r>
        <w:r>
          <w:rPr>
            <w:rStyle w:val="sl-description-text"/>
            <w:rFonts w:ascii="inherit" w:hAnsi="inherit"/>
            <w:b/>
            <w:bCs/>
            <w:color w:val="2D3846"/>
            <w:bdr w:val="none" w:sz="0" w:space="0" w:color="auto" w:frame="1"/>
            <w:shd w:val="clear" w:color="auto" w:fill="F9F9FA"/>
          </w:rPr>
          <w:t>count</w:t>
        </w:r>
        <w:r>
          <w:rPr>
            <w:rStyle w:val="sl-description-text"/>
            <w:rFonts w:ascii="Fira Sans" w:hAnsi="Fira Sans"/>
            <w:color w:val="2D3846"/>
            <w:bdr w:val="none" w:sz="0" w:space="0" w:color="auto" w:frame="1"/>
            <w:shd w:val="clear" w:color="auto" w:fill="F9F9FA"/>
          </w:rPr>
          <w:t> changes.</w:t>
        </w:r>
        <w:r>
          <w:rPr>
            <w:rFonts w:ascii="Fira Sans" w:hAnsi="Fira Sans"/>
            <w:color w:val="2D3846"/>
          </w:rPr>
          <w:br/>
        </w:r>
        <w:r>
          <w:rPr>
            <w:rStyle w:val="sl-description-text"/>
            <w:rFonts w:ascii="Fira Sans" w:hAnsi="Fira Sans"/>
            <w:color w:val="2D3846"/>
            <w:bdr w:val="none" w:sz="0" w:space="0" w:color="auto" w:frame="1"/>
            <w:shd w:val="clear" w:color="auto" w:fill="F9F9FA"/>
          </w:rPr>
          <w:t>To mimic </w:t>
        </w:r>
        <w:proofErr w:type="spellStart"/>
        <w:r>
          <w:rPr>
            <w:rStyle w:val="sl-description-text"/>
            <w:rFonts w:ascii="inherit" w:hAnsi="inherit"/>
            <w:b/>
            <w:bCs/>
            <w:color w:val="2D3846"/>
            <w:bdr w:val="none" w:sz="0" w:space="0" w:color="auto" w:frame="1"/>
            <w:shd w:val="clear" w:color="auto" w:fill="F9F9FA"/>
          </w:rPr>
          <w:t>componentWillUnmount</w:t>
        </w:r>
        <w:proofErr w:type="spellEnd"/>
        <w:r>
          <w:rPr>
            <w:rStyle w:val="sl-description-text"/>
            <w:rFonts w:ascii="Fira Sans" w:hAnsi="Fira Sans"/>
            <w:color w:val="2D3846"/>
            <w:bdr w:val="none" w:sz="0" w:space="0" w:color="auto" w:frame="1"/>
            <w:shd w:val="clear" w:color="auto" w:fill="F9F9FA"/>
          </w:rPr>
          <w:t xml:space="preserve">, </w:t>
        </w:r>
        <w:proofErr w:type="spellStart"/>
        <w:r>
          <w:rPr>
            <w:rStyle w:val="sl-description-text"/>
            <w:rFonts w:ascii="Fira Sans" w:hAnsi="Fira Sans"/>
            <w:color w:val="2D3846"/>
            <w:bdr w:val="none" w:sz="0" w:space="0" w:color="auto" w:frame="1"/>
            <w:shd w:val="clear" w:color="auto" w:fill="F9F9FA"/>
          </w:rPr>
          <w:t>useEffect</w:t>
        </w:r>
        <w:proofErr w:type="spellEnd"/>
        <w:r>
          <w:rPr>
            <w:rStyle w:val="sl-description-text"/>
            <w:rFonts w:ascii="Fira Sans" w:hAnsi="Fira Sans"/>
            <w:color w:val="2D3846"/>
            <w:bdr w:val="none" w:sz="0" w:space="0" w:color="auto" w:frame="1"/>
            <w:shd w:val="clear" w:color="auto" w:fill="F9F9FA"/>
          </w:rPr>
          <w:t xml:space="preserve"> may return a function that cleans up after it:</w:t>
        </w:r>
      </w:ins>
    </w:p>
    <w:p w14:paraId="2F7B0BF5" w14:textId="77777777" w:rsidR="004827BD" w:rsidRDefault="004827BD" w:rsidP="00421D03">
      <w:pPr>
        <w:spacing w:after="0" w:line="240" w:lineRule="auto"/>
        <w:rPr>
          <w:ins w:id="471" w:author="Admin" w:date="2021-05-03T07:37:00Z"/>
          <w:rFonts w:ascii="Fira Sans" w:hAnsi="Fira Sans"/>
          <w:color w:val="2D3846"/>
          <w:bdr w:val="none" w:sz="0" w:space="0" w:color="auto" w:frame="1"/>
          <w:shd w:val="clear" w:color="auto" w:fill="F9F9FA"/>
        </w:rPr>
      </w:pPr>
      <w:ins w:id="472" w:author="Admin" w:date="2021-05-03T07:37:00Z">
        <w:r>
          <w:rPr>
            <w:noProof/>
          </w:rPr>
          <w:drawing>
            <wp:inline distT="0" distB="0" distL="0" distR="0" wp14:anchorId="297B6B9C" wp14:editId="7EDC05F3">
              <wp:extent cx="4076700" cy="1257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6700" cy="1257300"/>
                      </a:xfrm>
                      <a:prstGeom prst="rect">
                        <a:avLst/>
                      </a:prstGeom>
                    </pic:spPr>
                  </pic:pic>
                </a:graphicData>
              </a:graphic>
            </wp:inline>
          </w:drawing>
        </w:r>
      </w:ins>
    </w:p>
    <w:p w14:paraId="1E86728C" w14:textId="77777777" w:rsidR="004827BD" w:rsidRDefault="004827BD" w:rsidP="00421D03">
      <w:pPr>
        <w:spacing w:after="0" w:line="240" w:lineRule="auto"/>
        <w:rPr>
          <w:ins w:id="473" w:author="Admin" w:date="2021-05-03T07:37:00Z"/>
          <w:rFonts w:ascii="Fira Sans" w:hAnsi="Fira Sans"/>
          <w:color w:val="2D3846"/>
          <w:shd w:val="clear" w:color="auto" w:fill="F9F9FA"/>
        </w:rPr>
      </w:pPr>
      <w:ins w:id="474" w:author="Admin" w:date="2021-05-03T07:37:00Z">
        <w:r>
          <w:rPr>
            <w:rFonts w:ascii="Fira Sans" w:hAnsi="Fira Sans"/>
            <w:color w:val="2D3846"/>
            <w:shd w:val="clear" w:color="auto" w:fill="F9F9FA"/>
          </w:rPr>
          <w:t>You can have multiple effects in the same component.</w:t>
        </w:r>
      </w:ins>
    </w:p>
    <w:p w14:paraId="26E535B5" w14:textId="77777777" w:rsidR="004827BD" w:rsidRDefault="004827BD" w:rsidP="00421D03">
      <w:pPr>
        <w:spacing w:after="0" w:line="240" w:lineRule="auto"/>
        <w:rPr>
          <w:ins w:id="475" w:author="Admin" w:date="2021-05-03T07:37:00Z"/>
          <w:rFonts w:ascii="Fira Sans" w:hAnsi="Fira Sans"/>
          <w:color w:val="2D3846"/>
          <w:bdr w:val="none" w:sz="0" w:space="0" w:color="auto" w:frame="1"/>
          <w:shd w:val="clear" w:color="auto" w:fill="F9F9FA"/>
        </w:rPr>
      </w:pPr>
      <w:ins w:id="476" w:author="Admin" w:date="2021-05-03T07:37:00Z">
        <w:r>
          <w:rPr>
            <w:noProof/>
          </w:rPr>
          <w:drawing>
            <wp:inline distT="0" distB="0" distL="0" distR="0" wp14:anchorId="59DD4A04" wp14:editId="196D5658">
              <wp:extent cx="4095750" cy="619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95750" cy="619125"/>
                      </a:xfrm>
                      <a:prstGeom prst="rect">
                        <a:avLst/>
                      </a:prstGeom>
                    </pic:spPr>
                  </pic:pic>
                </a:graphicData>
              </a:graphic>
            </wp:inline>
          </w:drawing>
        </w:r>
      </w:ins>
    </w:p>
    <w:p w14:paraId="424A3A38" w14:textId="77777777" w:rsidR="004827BD" w:rsidRDefault="004827BD" w:rsidP="00421D03">
      <w:pPr>
        <w:spacing w:after="0" w:line="240" w:lineRule="auto"/>
        <w:rPr>
          <w:ins w:id="477" w:author="Admin" w:date="2021-05-03T07:37:00Z"/>
          <w:rFonts w:ascii="Fira Sans" w:hAnsi="Fira Sans"/>
          <w:color w:val="2D3846"/>
          <w:bdr w:val="none" w:sz="0" w:space="0" w:color="auto" w:frame="1"/>
          <w:shd w:val="clear" w:color="auto" w:fill="F9F9FA"/>
        </w:rPr>
      </w:pPr>
    </w:p>
    <w:p w14:paraId="34A84B8A" w14:textId="77777777" w:rsidR="004827BD" w:rsidRDefault="004827BD" w:rsidP="004827BD">
      <w:pPr>
        <w:pStyle w:val="Heading1"/>
        <w:shd w:val="clear" w:color="auto" w:fill="F9F9FA"/>
        <w:spacing w:before="0" w:line="563" w:lineRule="atLeast"/>
        <w:textAlignment w:val="baseline"/>
        <w:rPr>
          <w:ins w:id="478" w:author="Admin" w:date="2021-05-03T07:37:00Z"/>
          <w:rFonts w:ascii="Fira Sans" w:hAnsi="Fira Sans"/>
          <w:color w:val="2D3846"/>
          <w:sz w:val="38"/>
          <w:szCs w:val="38"/>
        </w:rPr>
      </w:pPr>
      <w:ins w:id="479" w:author="Admin" w:date="2021-05-03T07:37:00Z">
        <w:r>
          <w:rPr>
            <w:rStyle w:val="sl-description-text"/>
            <w:rFonts w:ascii="inherit" w:hAnsi="inherit"/>
            <w:color w:val="2D3846"/>
            <w:sz w:val="38"/>
            <w:szCs w:val="38"/>
            <w:bdr w:val="none" w:sz="0" w:space="0" w:color="auto" w:frame="1"/>
          </w:rPr>
          <w:t>Event Handling</w:t>
        </w:r>
      </w:ins>
    </w:p>
    <w:p w14:paraId="3766B4C4" w14:textId="77777777" w:rsidR="004827BD" w:rsidRDefault="004827BD" w:rsidP="004827BD">
      <w:pPr>
        <w:spacing w:after="0" w:line="240" w:lineRule="auto"/>
        <w:rPr>
          <w:ins w:id="480" w:author="Admin" w:date="2021-05-03T07:37:00Z"/>
          <w:rStyle w:val="sl-description-text"/>
          <w:rFonts w:ascii="inherit" w:hAnsi="inherit"/>
          <w:b/>
          <w:bCs/>
          <w:color w:val="2D3846"/>
          <w:bdr w:val="none" w:sz="0" w:space="0" w:color="auto" w:frame="1"/>
          <w:shd w:val="clear" w:color="auto" w:fill="F9F9FA"/>
        </w:rPr>
      </w:pPr>
      <w:ins w:id="481" w:author="Admin" w:date="2021-05-03T07:37:00Z">
        <w:r>
          <w:rPr>
            <w:rFonts w:ascii="Fira Sans" w:hAnsi="Fira Sans"/>
            <w:color w:val="2D3846"/>
          </w:rPr>
          <w:br/>
        </w:r>
        <w:r>
          <w:rPr>
            <w:rFonts w:ascii="Fira Sans" w:hAnsi="Fira Sans"/>
            <w:color w:val="2D3846"/>
          </w:rPr>
          <w:br/>
        </w:r>
        <w:r>
          <w:rPr>
            <w:rStyle w:val="sl-description-text"/>
            <w:rFonts w:ascii="Fira Sans" w:hAnsi="Fira Sans"/>
            <w:color w:val="2D3846"/>
            <w:bdr w:val="none" w:sz="0" w:space="0" w:color="auto" w:frame="1"/>
            <w:shd w:val="clear" w:color="auto" w:fill="F9F9FA"/>
          </w:rPr>
          <w:t>Handling events in React is very similar to handling events in the DOM.</w:t>
        </w:r>
        <w:r>
          <w:rPr>
            <w:rFonts w:ascii="Fira Sans" w:hAnsi="Fira Sans"/>
            <w:color w:val="2D3846"/>
          </w:rPr>
          <w:br/>
        </w:r>
        <w:r>
          <w:rPr>
            <w:rStyle w:val="sl-description-text"/>
            <w:rFonts w:ascii="Fira Sans" w:hAnsi="Fira Sans"/>
            <w:color w:val="2D3846"/>
            <w:bdr w:val="none" w:sz="0" w:space="0" w:color="auto" w:frame="1"/>
            <w:shd w:val="clear" w:color="auto" w:fill="F9F9FA"/>
          </w:rPr>
          <w:t xml:space="preserve">The only difference is that event names use </w:t>
        </w:r>
        <w:proofErr w:type="spellStart"/>
        <w:r>
          <w:rPr>
            <w:rStyle w:val="sl-description-text"/>
            <w:rFonts w:ascii="Fira Sans" w:hAnsi="Fira Sans"/>
            <w:color w:val="2D3846"/>
            <w:bdr w:val="none" w:sz="0" w:space="0" w:color="auto" w:frame="1"/>
            <w:shd w:val="clear" w:color="auto" w:fill="F9F9FA"/>
          </w:rPr>
          <w:t>camelCase</w:t>
        </w:r>
        <w:proofErr w:type="spellEnd"/>
        <w:r>
          <w:rPr>
            <w:rStyle w:val="sl-description-text"/>
            <w:rFonts w:ascii="Fira Sans" w:hAnsi="Fira Sans"/>
            <w:color w:val="2D3846"/>
            <w:bdr w:val="none" w:sz="0" w:space="0" w:color="auto" w:frame="1"/>
            <w:shd w:val="clear" w:color="auto" w:fill="F9F9FA"/>
          </w:rPr>
          <w:t xml:space="preserve"> syntax and the event handler needs to be passed in curly braces.</w:t>
        </w:r>
        <w:r>
          <w:rPr>
            <w:rFonts w:ascii="Fira Sans" w:hAnsi="Fira Sans"/>
            <w:color w:val="2D3846"/>
          </w:rPr>
          <w:br/>
        </w:r>
        <w:r>
          <w:rPr>
            <w:rStyle w:val="sl-description-text"/>
            <w:rFonts w:ascii="inherit" w:hAnsi="inherit"/>
            <w:b/>
            <w:bCs/>
            <w:color w:val="2D3846"/>
            <w:bdr w:val="none" w:sz="0" w:space="0" w:color="auto" w:frame="1"/>
            <w:shd w:val="clear" w:color="auto" w:fill="F9F9FA"/>
          </w:rPr>
          <w:t>For example, to handle the click event on a button:</w:t>
        </w:r>
      </w:ins>
    </w:p>
    <w:p w14:paraId="7A318F8D" w14:textId="77777777" w:rsidR="00937042" w:rsidRDefault="00937042" w:rsidP="004827BD">
      <w:pPr>
        <w:spacing w:after="0" w:line="240" w:lineRule="auto"/>
        <w:rPr>
          <w:ins w:id="482" w:author="Admin" w:date="2021-05-03T07:37:00Z"/>
          <w:rStyle w:val="sl-description-text"/>
          <w:rFonts w:ascii="inherit" w:hAnsi="inherit"/>
          <w:b/>
          <w:bCs/>
          <w:color w:val="2D3846"/>
          <w:bdr w:val="none" w:sz="0" w:space="0" w:color="auto" w:frame="1"/>
          <w:shd w:val="clear" w:color="auto" w:fill="F9F9FA"/>
        </w:rPr>
      </w:pPr>
    </w:p>
    <w:p w14:paraId="5A5D17F2" w14:textId="77777777" w:rsidR="00937042" w:rsidRDefault="00937042" w:rsidP="004827BD">
      <w:pPr>
        <w:spacing w:after="0" w:line="240" w:lineRule="auto"/>
        <w:rPr>
          <w:ins w:id="483" w:author="Admin" w:date="2021-05-03T07:37:00Z"/>
          <w:rFonts w:ascii="Fira Sans" w:hAnsi="Fira Sans"/>
          <w:color w:val="2D3846"/>
          <w:bdr w:val="none" w:sz="0" w:space="0" w:color="auto" w:frame="1"/>
          <w:shd w:val="clear" w:color="auto" w:fill="F9F9FA"/>
        </w:rPr>
      </w:pPr>
      <w:ins w:id="484" w:author="Admin" w:date="2021-05-03T07:37:00Z">
        <w:r>
          <w:rPr>
            <w:noProof/>
          </w:rPr>
          <w:drawing>
            <wp:inline distT="0" distB="0" distL="0" distR="0" wp14:anchorId="12962E1C" wp14:editId="2673AE3B">
              <wp:extent cx="4067175" cy="714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714375"/>
                      </a:xfrm>
                      <a:prstGeom prst="rect">
                        <a:avLst/>
                      </a:prstGeom>
                    </pic:spPr>
                  </pic:pic>
                </a:graphicData>
              </a:graphic>
            </wp:inline>
          </w:drawing>
        </w:r>
      </w:ins>
    </w:p>
    <w:p w14:paraId="406C8557" w14:textId="77777777" w:rsidR="00937042" w:rsidRDefault="00937042" w:rsidP="004827BD">
      <w:pPr>
        <w:spacing w:after="0" w:line="240" w:lineRule="auto"/>
        <w:rPr>
          <w:ins w:id="485" w:author="Admin" w:date="2021-05-03T07:37:00Z"/>
          <w:rFonts w:ascii="Fira Sans" w:hAnsi="Fira Sans"/>
          <w:color w:val="2D3846"/>
          <w:bdr w:val="none" w:sz="0" w:space="0" w:color="auto" w:frame="1"/>
          <w:shd w:val="clear" w:color="auto" w:fill="F9F9FA"/>
        </w:rPr>
      </w:pPr>
    </w:p>
    <w:p w14:paraId="1E444010" w14:textId="77777777" w:rsidR="00937042" w:rsidRDefault="00937042" w:rsidP="004827BD">
      <w:pPr>
        <w:spacing w:after="0" w:line="240" w:lineRule="auto"/>
        <w:rPr>
          <w:ins w:id="486" w:author="Admin" w:date="2021-05-03T07:37:00Z"/>
          <w:rStyle w:val="sl-description-text"/>
          <w:rFonts w:ascii="inherit" w:hAnsi="inherit"/>
          <w:b/>
          <w:bCs/>
          <w:color w:val="2D3846"/>
          <w:bdr w:val="none" w:sz="0" w:space="0" w:color="auto" w:frame="1"/>
          <w:shd w:val="clear" w:color="auto" w:fill="F9F9FA"/>
        </w:rPr>
      </w:pPr>
      <w:ins w:id="487" w:author="Admin" w:date="2021-05-03T07:37:00Z">
        <w:r>
          <w:rPr>
            <w:rStyle w:val="sl-description-text"/>
            <w:rFonts w:ascii="Fira Sans" w:hAnsi="Fira Sans"/>
            <w:color w:val="2D3846"/>
            <w:bdr w:val="none" w:sz="0" w:space="0" w:color="auto" w:frame="1"/>
            <w:shd w:val="clear" w:color="auto" w:fill="F9F9FA"/>
          </w:rPr>
          <w:t>Clicking the button will call the </w:t>
        </w:r>
        <w:proofErr w:type="spellStart"/>
        <w:r>
          <w:rPr>
            <w:rStyle w:val="sl-description-text"/>
            <w:rFonts w:ascii="inherit" w:hAnsi="inherit"/>
            <w:b/>
            <w:bCs/>
            <w:color w:val="2D3846"/>
            <w:bdr w:val="none" w:sz="0" w:space="0" w:color="auto" w:frame="1"/>
            <w:shd w:val="clear" w:color="auto" w:fill="F9F9FA"/>
          </w:rPr>
          <w:t>handleClick</w:t>
        </w:r>
        <w:proofErr w:type="spellEnd"/>
        <w:r>
          <w:rPr>
            <w:rStyle w:val="sl-description-text"/>
            <w:rFonts w:ascii="Fira Sans" w:hAnsi="Fira Sans"/>
            <w:color w:val="2D3846"/>
            <w:bdr w:val="none" w:sz="0" w:space="0" w:color="auto" w:frame="1"/>
            <w:shd w:val="clear" w:color="auto" w:fill="F9F9FA"/>
          </w:rPr>
          <w:t> function of the component.</w:t>
        </w:r>
        <w:r>
          <w:rPr>
            <w:rFonts w:ascii="Fira Sans" w:hAnsi="Fira Sans"/>
            <w:color w:val="2D3846"/>
          </w:rPr>
          <w:br/>
        </w:r>
        <w:r>
          <w:rPr>
            <w:rStyle w:val="sl-description-text"/>
            <w:rFonts w:ascii="inherit" w:hAnsi="inherit"/>
            <w:b/>
            <w:bCs/>
            <w:color w:val="2D3846"/>
            <w:bdr w:val="none" w:sz="0" w:space="0" w:color="auto" w:frame="1"/>
            <w:shd w:val="clear" w:color="auto" w:fill="F9F9FA"/>
          </w:rPr>
          <w:t>Let's explore our Counter app:</w:t>
        </w:r>
      </w:ins>
    </w:p>
    <w:p w14:paraId="3B5A570A" w14:textId="77777777" w:rsidR="00937042" w:rsidRDefault="00937042" w:rsidP="004827BD">
      <w:pPr>
        <w:spacing w:after="0" w:line="240" w:lineRule="auto"/>
        <w:rPr>
          <w:ins w:id="488" w:author="Admin" w:date="2021-05-03T07:37:00Z"/>
          <w:rStyle w:val="sl-description-text"/>
          <w:rFonts w:ascii="inherit" w:hAnsi="inherit"/>
          <w:b/>
          <w:bCs/>
          <w:color w:val="2D3846"/>
          <w:bdr w:val="none" w:sz="0" w:space="0" w:color="auto" w:frame="1"/>
          <w:shd w:val="clear" w:color="auto" w:fill="F9F9FA"/>
        </w:rPr>
      </w:pPr>
    </w:p>
    <w:p w14:paraId="13CA0170" w14:textId="77777777" w:rsidR="00937042" w:rsidRDefault="00937042" w:rsidP="004827BD">
      <w:pPr>
        <w:spacing w:after="0" w:line="240" w:lineRule="auto"/>
        <w:rPr>
          <w:ins w:id="489" w:author="Admin" w:date="2021-05-03T07:37:00Z"/>
          <w:rFonts w:ascii="Fira Sans" w:hAnsi="Fira Sans"/>
          <w:color w:val="2D3846"/>
          <w:bdr w:val="none" w:sz="0" w:space="0" w:color="auto" w:frame="1"/>
          <w:shd w:val="clear" w:color="auto" w:fill="F9F9FA"/>
        </w:rPr>
      </w:pPr>
      <w:ins w:id="490" w:author="Admin" w:date="2021-05-03T07:37:00Z">
        <w:r>
          <w:rPr>
            <w:noProof/>
          </w:rPr>
          <w:drawing>
            <wp:inline distT="0" distB="0" distL="0" distR="0" wp14:anchorId="3EEFE0E7" wp14:editId="1393E519">
              <wp:extent cx="4067175" cy="1847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1847850"/>
                      </a:xfrm>
                      <a:prstGeom prst="rect">
                        <a:avLst/>
                      </a:prstGeom>
                    </pic:spPr>
                  </pic:pic>
                </a:graphicData>
              </a:graphic>
            </wp:inline>
          </w:drawing>
        </w:r>
      </w:ins>
    </w:p>
    <w:p w14:paraId="47A5E141" w14:textId="77777777" w:rsidR="00937042" w:rsidRDefault="00937042" w:rsidP="004827BD">
      <w:pPr>
        <w:spacing w:after="0" w:line="240" w:lineRule="auto"/>
        <w:rPr>
          <w:ins w:id="491" w:author="Admin" w:date="2021-05-03T07:37:00Z"/>
          <w:rStyle w:val="sl-description-text"/>
          <w:rFonts w:ascii="Fira Sans" w:hAnsi="Fira Sans"/>
          <w:color w:val="2D3846"/>
          <w:bdr w:val="none" w:sz="0" w:space="0" w:color="auto" w:frame="1"/>
          <w:shd w:val="clear" w:color="auto" w:fill="F9F9FA"/>
        </w:rPr>
      </w:pPr>
      <w:ins w:id="492" w:author="Admin" w:date="2021-05-03T07:37:00Z">
        <w:r>
          <w:rPr>
            <w:rFonts w:ascii="Fira Sans" w:hAnsi="Fira Sans"/>
            <w:color w:val="2D3846"/>
          </w:rPr>
          <w:br/>
        </w:r>
        <w:r>
          <w:rPr>
            <w:rStyle w:val="sl-description-text"/>
            <w:rFonts w:ascii="Fira Sans" w:hAnsi="Fira Sans"/>
            <w:color w:val="2D3846"/>
            <w:bdr w:val="none" w:sz="0" w:space="0" w:color="auto" w:frame="1"/>
            <w:shd w:val="clear" w:color="auto" w:fill="F9F9FA"/>
          </w:rPr>
          <w:t>The </w:t>
        </w:r>
        <w:proofErr w:type="spellStart"/>
        <w:r>
          <w:rPr>
            <w:rStyle w:val="sl-description-text"/>
            <w:rFonts w:ascii="inherit" w:hAnsi="inherit"/>
            <w:b/>
            <w:bCs/>
            <w:color w:val="2D3846"/>
            <w:bdr w:val="none" w:sz="0" w:space="0" w:color="auto" w:frame="1"/>
            <w:shd w:val="clear" w:color="auto" w:fill="F9F9FA"/>
          </w:rPr>
          <w:t>onClick</w:t>
        </w:r>
        <w:proofErr w:type="spellEnd"/>
        <w:r>
          <w:rPr>
            <w:rStyle w:val="sl-description-text"/>
            <w:rFonts w:ascii="Fira Sans" w:hAnsi="Fira Sans"/>
            <w:color w:val="2D3846"/>
            <w:bdr w:val="none" w:sz="0" w:space="0" w:color="auto" w:frame="1"/>
            <w:shd w:val="clear" w:color="auto" w:fill="F9F9FA"/>
          </w:rPr>
          <w:t> event calls the </w:t>
        </w:r>
        <w:r>
          <w:rPr>
            <w:rStyle w:val="sl-description-text"/>
            <w:rFonts w:ascii="inherit" w:hAnsi="inherit"/>
            <w:b/>
            <w:bCs/>
            <w:color w:val="2D3846"/>
            <w:bdr w:val="none" w:sz="0" w:space="0" w:color="auto" w:frame="1"/>
            <w:shd w:val="clear" w:color="auto" w:fill="F9F9FA"/>
          </w:rPr>
          <w:t>increment</w:t>
        </w:r>
        <w:r>
          <w:rPr>
            <w:rStyle w:val="sl-description-text"/>
            <w:rFonts w:ascii="Fira Sans" w:hAnsi="Fira Sans"/>
            <w:color w:val="2D3846"/>
            <w:bdr w:val="none" w:sz="0" w:space="0" w:color="auto" w:frame="1"/>
            <w:shd w:val="clear" w:color="auto" w:fill="F9F9FA"/>
          </w:rPr>
          <w:t> function, which is incrementing the counter state variable.</w:t>
        </w:r>
      </w:ins>
    </w:p>
    <w:p w14:paraId="41BF63F6" w14:textId="77777777" w:rsidR="00937042" w:rsidRDefault="00937042" w:rsidP="004827BD">
      <w:pPr>
        <w:spacing w:after="0" w:line="240" w:lineRule="auto"/>
        <w:rPr>
          <w:ins w:id="493" w:author="Admin" w:date="2021-05-03T07:37:00Z"/>
          <w:rStyle w:val="sl-description-text"/>
          <w:rFonts w:ascii="Fira Sans" w:hAnsi="Fira Sans"/>
          <w:color w:val="2D3846"/>
          <w:bdr w:val="none" w:sz="0" w:space="0" w:color="auto" w:frame="1"/>
          <w:shd w:val="clear" w:color="auto" w:fill="F9F9FA"/>
        </w:rPr>
      </w:pPr>
    </w:p>
    <w:p w14:paraId="666ABD0A" w14:textId="77777777" w:rsidR="00937042" w:rsidRDefault="00937042" w:rsidP="004827BD">
      <w:pPr>
        <w:spacing w:after="0" w:line="240" w:lineRule="auto"/>
        <w:rPr>
          <w:ins w:id="494" w:author="Admin" w:date="2021-05-03T07:37:00Z"/>
          <w:rFonts w:ascii="Fira Sans" w:hAnsi="Fira Sans"/>
          <w:color w:val="2D3846"/>
          <w:bdr w:val="none" w:sz="0" w:space="0" w:color="auto" w:frame="1"/>
          <w:shd w:val="clear" w:color="auto" w:fill="F9F9FA"/>
        </w:rPr>
      </w:pPr>
      <w:ins w:id="495" w:author="Admin" w:date="2021-05-03T07:37:00Z">
        <w:r>
          <w:rPr>
            <w:noProof/>
          </w:rPr>
          <w:drawing>
            <wp:inline distT="0" distB="0" distL="0" distR="0" wp14:anchorId="2BC8A821" wp14:editId="4BE6CEBB">
              <wp:extent cx="4076700" cy="590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76700" cy="590550"/>
                      </a:xfrm>
                      <a:prstGeom prst="rect">
                        <a:avLst/>
                      </a:prstGeom>
                    </pic:spPr>
                  </pic:pic>
                </a:graphicData>
              </a:graphic>
            </wp:inline>
          </w:drawing>
        </w:r>
      </w:ins>
    </w:p>
    <w:p w14:paraId="27E31F52" w14:textId="77777777" w:rsidR="00937042" w:rsidRDefault="00937042" w:rsidP="004827BD">
      <w:pPr>
        <w:spacing w:after="0" w:line="240" w:lineRule="auto"/>
        <w:rPr>
          <w:ins w:id="496" w:author="Admin" w:date="2021-05-03T07:37:00Z"/>
          <w:rFonts w:ascii="Fira Sans" w:hAnsi="Fira Sans"/>
          <w:color w:val="2D3846"/>
          <w:bdr w:val="none" w:sz="0" w:space="0" w:color="auto" w:frame="1"/>
          <w:shd w:val="clear" w:color="auto" w:fill="F9F9FA"/>
        </w:rPr>
      </w:pPr>
    </w:p>
    <w:p w14:paraId="4F355BD6" w14:textId="77777777" w:rsidR="00937042" w:rsidRDefault="00937042" w:rsidP="004827BD">
      <w:pPr>
        <w:spacing w:after="0" w:line="240" w:lineRule="auto"/>
        <w:rPr>
          <w:ins w:id="497" w:author="Admin" w:date="2021-05-03T07:37:00Z"/>
          <w:rFonts w:ascii="Fira Sans" w:hAnsi="Fira Sans"/>
          <w:color w:val="2D3846"/>
          <w:bdr w:val="none" w:sz="0" w:space="0" w:color="auto" w:frame="1"/>
          <w:shd w:val="clear" w:color="auto" w:fill="F9F9FA"/>
        </w:rPr>
      </w:pPr>
    </w:p>
    <w:p w14:paraId="4D1112C8" w14:textId="77777777" w:rsidR="00937042" w:rsidRDefault="00937042" w:rsidP="004827BD">
      <w:pPr>
        <w:spacing w:after="0" w:line="240" w:lineRule="auto"/>
        <w:rPr>
          <w:ins w:id="498" w:author="Admin" w:date="2021-05-03T07:37:00Z"/>
          <w:rFonts w:ascii="Fira Sans" w:hAnsi="Fira Sans"/>
          <w:color w:val="2D3846"/>
          <w:bdr w:val="none" w:sz="0" w:space="0" w:color="auto" w:frame="1"/>
          <w:shd w:val="clear" w:color="auto" w:fill="F9F9FA"/>
        </w:rPr>
      </w:pPr>
    </w:p>
    <w:p w14:paraId="230A6E08" w14:textId="77777777" w:rsidR="00937042" w:rsidRDefault="00937042" w:rsidP="004827BD">
      <w:pPr>
        <w:spacing w:after="0" w:line="240" w:lineRule="auto"/>
        <w:rPr>
          <w:ins w:id="499" w:author="Admin" w:date="2021-05-03T07:37:00Z"/>
          <w:rFonts w:ascii="Fira Sans" w:hAnsi="Fira Sans"/>
          <w:color w:val="2D3846"/>
          <w:bdr w:val="none" w:sz="0" w:space="0" w:color="auto" w:frame="1"/>
          <w:shd w:val="clear" w:color="auto" w:fill="F9F9FA"/>
        </w:rPr>
      </w:pPr>
    </w:p>
    <w:p w14:paraId="622BE78B" w14:textId="77777777" w:rsidR="00937042" w:rsidRDefault="00937042" w:rsidP="004827BD">
      <w:pPr>
        <w:spacing w:after="0" w:line="240" w:lineRule="auto"/>
        <w:rPr>
          <w:ins w:id="500" w:author="Admin" w:date="2021-05-03T07:37:00Z"/>
          <w:rFonts w:ascii="Fira Sans" w:hAnsi="Fira Sans"/>
          <w:color w:val="2D3846"/>
          <w:bdr w:val="none" w:sz="0" w:space="0" w:color="auto" w:frame="1"/>
          <w:shd w:val="clear" w:color="auto" w:fill="F9F9FA"/>
        </w:rPr>
      </w:pPr>
    </w:p>
    <w:p w14:paraId="495EBA01" w14:textId="77777777" w:rsidR="00937042" w:rsidRDefault="00937042" w:rsidP="004827BD">
      <w:pPr>
        <w:spacing w:after="0" w:line="240" w:lineRule="auto"/>
        <w:rPr>
          <w:ins w:id="501" w:author="Admin" w:date="2021-05-03T07:37:00Z"/>
          <w:rFonts w:ascii="Fira Sans" w:hAnsi="Fira Sans"/>
          <w:color w:val="2D3846"/>
          <w:bdr w:val="none" w:sz="0" w:space="0" w:color="auto" w:frame="1"/>
          <w:shd w:val="clear" w:color="auto" w:fill="F9F9FA"/>
        </w:rPr>
      </w:pPr>
    </w:p>
    <w:p w14:paraId="52129187" w14:textId="77777777" w:rsidR="00937042" w:rsidRDefault="00937042" w:rsidP="004827BD">
      <w:pPr>
        <w:spacing w:after="0" w:line="240" w:lineRule="auto"/>
        <w:rPr>
          <w:ins w:id="502" w:author="Admin" w:date="2021-05-03T07:37:00Z"/>
          <w:rFonts w:ascii="Fira Sans" w:hAnsi="Fira Sans"/>
          <w:color w:val="2D3846"/>
          <w:bdr w:val="none" w:sz="0" w:space="0" w:color="auto" w:frame="1"/>
          <w:shd w:val="clear" w:color="auto" w:fill="F9F9FA"/>
        </w:rPr>
      </w:pPr>
    </w:p>
    <w:p w14:paraId="2D65C7BA" w14:textId="77777777" w:rsidR="00937042" w:rsidRDefault="00937042" w:rsidP="004827BD">
      <w:pPr>
        <w:spacing w:after="0" w:line="240" w:lineRule="auto"/>
        <w:rPr>
          <w:ins w:id="503" w:author="Admin" w:date="2021-05-03T07:37:00Z"/>
          <w:rFonts w:ascii="Fira Sans" w:hAnsi="Fira Sans"/>
          <w:color w:val="2D3846"/>
          <w:bdr w:val="none" w:sz="0" w:space="0" w:color="auto" w:frame="1"/>
          <w:shd w:val="clear" w:color="auto" w:fill="F9F9FA"/>
        </w:rPr>
      </w:pPr>
    </w:p>
    <w:p w14:paraId="34AC02B0" w14:textId="77777777" w:rsidR="00937042" w:rsidRDefault="00937042" w:rsidP="00937042">
      <w:pPr>
        <w:pStyle w:val="Heading1"/>
        <w:shd w:val="clear" w:color="auto" w:fill="F9F9FA"/>
        <w:spacing w:before="0" w:line="563" w:lineRule="atLeast"/>
        <w:textAlignment w:val="baseline"/>
        <w:rPr>
          <w:ins w:id="504" w:author="Admin" w:date="2021-05-03T07:37:00Z"/>
          <w:rFonts w:ascii="Fira Sans" w:hAnsi="Fira Sans"/>
          <w:color w:val="2D3846"/>
          <w:sz w:val="38"/>
          <w:szCs w:val="38"/>
        </w:rPr>
      </w:pPr>
      <w:ins w:id="505" w:author="Admin" w:date="2021-05-03T07:37:00Z">
        <w:r>
          <w:rPr>
            <w:rStyle w:val="sl-description-text"/>
            <w:rFonts w:ascii="inherit" w:hAnsi="inherit"/>
            <w:color w:val="2D3846"/>
            <w:sz w:val="38"/>
            <w:szCs w:val="38"/>
            <w:bdr w:val="none" w:sz="0" w:space="0" w:color="auto" w:frame="1"/>
          </w:rPr>
          <w:t>Handling User Input</w:t>
        </w:r>
      </w:ins>
    </w:p>
    <w:p w14:paraId="45EFE4CA" w14:textId="77777777" w:rsidR="00937042" w:rsidRDefault="00937042" w:rsidP="004827BD">
      <w:pPr>
        <w:spacing w:after="0" w:line="240" w:lineRule="auto"/>
        <w:rPr>
          <w:ins w:id="506" w:author="Admin" w:date="2021-05-03T07:37:00Z"/>
          <w:rStyle w:val="sl-description-text"/>
          <w:rFonts w:ascii="Fira Sans" w:hAnsi="Fira Sans"/>
          <w:color w:val="2D3846"/>
          <w:bdr w:val="none" w:sz="0" w:space="0" w:color="auto" w:frame="1"/>
          <w:shd w:val="clear" w:color="auto" w:fill="F9F9FA"/>
        </w:rPr>
      </w:pPr>
      <w:ins w:id="507" w:author="Admin" w:date="2021-05-03T07:37:00Z">
        <w:r>
          <w:rPr>
            <w:rStyle w:val="sl-description-text"/>
            <w:rFonts w:ascii="Fira Sans" w:hAnsi="Fira Sans"/>
            <w:color w:val="2D3846"/>
            <w:bdr w:val="none" w:sz="0" w:space="0" w:color="auto" w:frame="1"/>
            <w:shd w:val="clear" w:color="auto" w:fill="F9F9FA"/>
          </w:rPr>
          <w:t>One of the common ways that users interact with web pages is through text fields.</w:t>
        </w:r>
        <w:r>
          <w:rPr>
            <w:rFonts w:ascii="Fira Sans" w:hAnsi="Fira Sans"/>
            <w:color w:val="2D3846"/>
          </w:rPr>
          <w:br/>
        </w:r>
        <w:r>
          <w:rPr>
            <w:rStyle w:val="sl-description-text"/>
            <w:rFonts w:ascii="Fira Sans" w:hAnsi="Fira Sans"/>
            <w:color w:val="2D3846"/>
            <w:bdr w:val="none" w:sz="0" w:space="0" w:color="auto" w:frame="1"/>
            <w:shd w:val="clear" w:color="auto" w:fill="F9F9FA"/>
          </w:rPr>
          <w:t>We can handle user input in React using the </w:t>
        </w:r>
        <w:proofErr w:type="spellStart"/>
        <w:r>
          <w:rPr>
            <w:rStyle w:val="sl-description-text"/>
            <w:rFonts w:ascii="inherit" w:hAnsi="inherit"/>
            <w:b/>
            <w:bCs/>
            <w:color w:val="2D3846"/>
            <w:bdr w:val="none" w:sz="0" w:space="0" w:color="auto" w:frame="1"/>
            <w:shd w:val="clear" w:color="auto" w:fill="F9F9FA"/>
          </w:rPr>
          <w:t>onChange</w:t>
        </w:r>
        <w:proofErr w:type="spellEnd"/>
        <w:r>
          <w:rPr>
            <w:rStyle w:val="sl-description-text"/>
            <w:rFonts w:ascii="Fira Sans" w:hAnsi="Fira Sans"/>
            <w:color w:val="2D3846"/>
            <w:bdr w:val="none" w:sz="0" w:space="0" w:color="auto" w:frame="1"/>
            <w:shd w:val="clear" w:color="auto" w:fill="F9F9FA"/>
          </w:rPr>
          <w:t> event of the text field.</w:t>
        </w:r>
        <w:r>
          <w:rPr>
            <w:rFonts w:ascii="Fira Sans" w:hAnsi="Fira Sans"/>
            <w:color w:val="2D3846"/>
          </w:rPr>
          <w:br/>
        </w:r>
        <w:r>
          <w:rPr>
            <w:rStyle w:val="sl-description-text"/>
            <w:rFonts w:ascii="Fira Sans" w:hAnsi="Fira Sans"/>
            <w:color w:val="2D3846"/>
            <w:bdr w:val="none" w:sz="0" w:space="0" w:color="auto" w:frame="1"/>
            <w:shd w:val="clear" w:color="auto" w:fill="F9F9FA"/>
          </w:rPr>
          <w:t>When the value of the text field changes, the event handler is called, updating the value of the field in the component's state.</w:t>
        </w:r>
        <w:r>
          <w:rPr>
            <w:rFonts w:ascii="Fira Sans" w:hAnsi="Fira Sans"/>
            <w:color w:val="2D3846"/>
          </w:rPr>
          <w:t xml:space="preserve"> </w:t>
        </w:r>
        <w:r>
          <w:rPr>
            <w:rStyle w:val="sl-description-text"/>
            <w:rFonts w:ascii="Fira Sans" w:hAnsi="Fira Sans"/>
            <w:color w:val="2D3846"/>
            <w:bdr w:val="none" w:sz="0" w:space="0" w:color="auto" w:frame="1"/>
            <w:shd w:val="clear" w:color="auto" w:fill="F9F9FA"/>
          </w:rPr>
          <w:t>This way you always have the actual value of the text field in the state.</w:t>
        </w:r>
        <w:r>
          <w:rPr>
            <w:rFonts w:ascii="Fira Sans" w:hAnsi="Fira Sans"/>
            <w:color w:val="2D3846"/>
          </w:rPr>
          <w:br/>
        </w:r>
        <w:r>
          <w:rPr>
            <w:rStyle w:val="sl-description-text"/>
            <w:rFonts w:ascii="Fira Sans" w:hAnsi="Fira Sans"/>
            <w:color w:val="2D3846"/>
            <w:bdr w:val="none" w:sz="0" w:space="0" w:color="auto" w:frame="1"/>
            <w:shd w:val="clear" w:color="auto" w:fill="F9F9FA"/>
          </w:rPr>
          <w:t>Let's make an app to convert Km to Miles. We will take the Km value from a text field and calculate the miles value upon input:</w:t>
        </w:r>
      </w:ins>
    </w:p>
    <w:p w14:paraId="1F2904D5" w14:textId="77777777" w:rsidR="00937042" w:rsidRDefault="00937042" w:rsidP="004827BD">
      <w:pPr>
        <w:spacing w:after="0" w:line="240" w:lineRule="auto"/>
        <w:rPr>
          <w:ins w:id="508" w:author="Admin" w:date="2021-05-03T07:37:00Z"/>
          <w:rFonts w:ascii="Fira Sans" w:hAnsi="Fira Sans"/>
          <w:color w:val="2D3846"/>
          <w:bdr w:val="none" w:sz="0" w:space="0" w:color="auto" w:frame="1"/>
          <w:shd w:val="clear" w:color="auto" w:fill="F9F9FA"/>
        </w:rPr>
      </w:pPr>
      <w:ins w:id="509" w:author="Admin" w:date="2021-05-03T07:37:00Z">
        <w:r>
          <w:rPr>
            <w:noProof/>
          </w:rPr>
          <w:drawing>
            <wp:inline distT="0" distB="0" distL="0" distR="0" wp14:anchorId="7095C67B" wp14:editId="3CEC41C3">
              <wp:extent cx="4114800" cy="25431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14800" cy="2543175"/>
                      </a:xfrm>
                      <a:prstGeom prst="rect">
                        <a:avLst/>
                      </a:prstGeom>
                    </pic:spPr>
                  </pic:pic>
                </a:graphicData>
              </a:graphic>
            </wp:inline>
          </w:drawing>
        </w:r>
      </w:ins>
    </w:p>
    <w:p w14:paraId="03AB24FE" w14:textId="77777777" w:rsidR="00937042" w:rsidRDefault="00937042" w:rsidP="004827BD">
      <w:pPr>
        <w:spacing w:after="0" w:line="240" w:lineRule="auto"/>
        <w:rPr>
          <w:ins w:id="510" w:author="Admin" w:date="2021-05-03T07:37:00Z"/>
          <w:rStyle w:val="sl-description-text"/>
          <w:rFonts w:ascii="Fira Sans" w:hAnsi="Fira Sans"/>
          <w:color w:val="2D3846"/>
          <w:bdr w:val="none" w:sz="0" w:space="0" w:color="auto" w:frame="1"/>
          <w:shd w:val="clear" w:color="auto" w:fill="F9F9FA"/>
        </w:rPr>
      </w:pPr>
      <w:ins w:id="511" w:author="Admin" w:date="2021-05-03T07:37:00Z">
        <w:r>
          <w:rPr>
            <w:rStyle w:val="sl-description-text"/>
            <w:rFonts w:ascii="Fira Sans" w:hAnsi="Fira Sans"/>
            <w:color w:val="2D3846"/>
            <w:bdr w:val="none" w:sz="0" w:space="0" w:color="auto" w:frame="1"/>
            <w:shd w:val="clear" w:color="auto" w:fill="F9F9FA"/>
          </w:rPr>
          <w:t>Our Converter component includes a text field, which calls the </w:t>
        </w:r>
        <w:proofErr w:type="spellStart"/>
        <w:r>
          <w:rPr>
            <w:rStyle w:val="sl-description-text"/>
            <w:rFonts w:ascii="inherit" w:hAnsi="inherit"/>
            <w:b/>
            <w:bCs/>
            <w:color w:val="2D3846"/>
            <w:bdr w:val="none" w:sz="0" w:space="0" w:color="auto" w:frame="1"/>
            <w:shd w:val="clear" w:color="auto" w:fill="F9F9FA"/>
          </w:rPr>
          <w:t>handleChange</w:t>
        </w:r>
        <w:proofErr w:type="spellEnd"/>
        <w:r>
          <w:rPr>
            <w:rStyle w:val="sl-description-text"/>
            <w:rFonts w:ascii="Fira Sans" w:hAnsi="Fira Sans"/>
            <w:color w:val="2D3846"/>
            <w:bdr w:val="none" w:sz="0" w:space="0" w:color="auto" w:frame="1"/>
            <w:shd w:val="clear" w:color="auto" w:fill="F9F9FA"/>
          </w:rPr>
          <w:t> function when its value changes.</w:t>
        </w:r>
        <w:r>
          <w:rPr>
            <w:rFonts w:ascii="Fira Sans" w:hAnsi="Fira Sans"/>
            <w:color w:val="2D3846"/>
          </w:rPr>
          <w:br/>
        </w:r>
        <w:r>
          <w:rPr>
            <w:rStyle w:val="sl-description-text"/>
            <w:rFonts w:ascii="Fira Sans" w:hAnsi="Fira Sans"/>
            <w:color w:val="2D3846"/>
            <w:bdr w:val="none" w:sz="0" w:space="0" w:color="auto" w:frame="1"/>
            <w:shd w:val="clear" w:color="auto" w:fill="F9F9FA"/>
          </w:rPr>
          <w:t xml:space="preserve">The </w:t>
        </w:r>
        <w:proofErr w:type="spellStart"/>
        <w:r>
          <w:rPr>
            <w:rStyle w:val="sl-description-text"/>
            <w:rFonts w:ascii="Fira Sans" w:hAnsi="Fira Sans"/>
            <w:color w:val="2D3846"/>
            <w:bdr w:val="none" w:sz="0" w:space="0" w:color="auto" w:frame="1"/>
            <w:shd w:val="clear" w:color="auto" w:fill="F9F9FA"/>
          </w:rPr>
          <w:t>handleChange</w:t>
        </w:r>
        <w:proofErr w:type="spellEnd"/>
        <w:r>
          <w:rPr>
            <w:rStyle w:val="sl-description-text"/>
            <w:rFonts w:ascii="Fira Sans" w:hAnsi="Fira Sans"/>
            <w:color w:val="2D3846"/>
            <w:bdr w:val="none" w:sz="0" w:space="0" w:color="auto" w:frame="1"/>
            <w:shd w:val="clear" w:color="auto" w:fill="F9F9FA"/>
          </w:rPr>
          <w:t xml:space="preserve"> function updates the state with the current value of the </w:t>
        </w:r>
        <w:proofErr w:type="spellStart"/>
        <w:r>
          <w:rPr>
            <w:rStyle w:val="sl-description-text"/>
            <w:rFonts w:ascii="Fira Sans" w:hAnsi="Fira Sans"/>
            <w:color w:val="2D3846"/>
            <w:bdr w:val="none" w:sz="0" w:space="0" w:color="auto" w:frame="1"/>
            <w:shd w:val="clear" w:color="auto" w:fill="F9F9FA"/>
          </w:rPr>
          <w:t>textfield</w:t>
        </w:r>
        <w:proofErr w:type="spellEnd"/>
        <w:r>
          <w:rPr>
            <w:rStyle w:val="sl-description-text"/>
            <w:rFonts w:ascii="Fira Sans" w:hAnsi="Fira Sans"/>
            <w:color w:val="2D3846"/>
            <w:bdr w:val="none" w:sz="0" w:space="0" w:color="auto" w:frame="1"/>
            <w:shd w:val="clear" w:color="auto" w:fill="F9F9FA"/>
          </w:rPr>
          <w:t>, causing the component to re-render and show the corresponding miles value, which is calculated using the </w:t>
        </w:r>
        <w:r>
          <w:rPr>
            <w:rStyle w:val="sl-description-text"/>
            <w:rFonts w:ascii="inherit" w:hAnsi="inherit"/>
            <w:b/>
            <w:bCs/>
            <w:color w:val="2D3846"/>
            <w:bdr w:val="none" w:sz="0" w:space="0" w:color="auto" w:frame="1"/>
            <w:shd w:val="clear" w:color="auto" w:fill="F9F9FA"/>
          </w:rPr>
          <w:t>convert</w:t>
        </w:r>
        <w:r>
          <w:rPr>
            <w:rStyle w:val="sl-description-text"/>
            <w:rFonts w:ascii="Fira Sans" w:hAnsi="Fira Sans"/>
            <w:color w:val="2D3846"/>
            <w:bdr w:val="none" w:sz="0" w:space="0" w:color="auto" w:frame="1"/>
            <w:shd w:val="clear" w:color="auto" w:fill="F9F9FA"/>
          </w:rPr>
          <w:t> function</w:t>
        </w:r>
        <w:proofErr w:type="gramStart"/>
        <w:r>
          <w:rPr>
            <w:rStyle w:val="sl-description-text"/>
            <w:rFonts w:ascii="Fira Sans" w:hAnsi="Fira Sans"/>
            <w:color w:val="2D3846"/>
            <w:bdr w:val="none" w:sz="0" w:space="0" w:color="auto" w:frame="1"/>
            <w:shd w:val="clear" w:color="auto" w:fill="F9F9FA"/>
          </w:rPr>
          <w:t>..</w:t>
        </w:r>
        <w:proofErr w:type="gramEnd"/>
      </w:ins>
    </w:p>
    <w:p w14:paraId="57B6CDEF" w14:textId="77777777" w:rsidR="00937042" w:rsidRDefault="00937042" w:rsidP="004827BD">
      <w:pPr>
        <w:spacing w:after="0" w:line="240" w:lineRule="auto"/>
        <w:rPr>
          <w:ins w:id="512" w:author="Admin" w:date="2021-05-03T07:37:00Z"/>
          <w:rStyle w:val="sl-description-text"/>
          <w:rFonts w:ascii="Fira Sans" w:hAnsi="Fira Sans"/>
          <w:color w:val="2D3846"/>
          <w:bdr w:val="none" w:sz="0" w:space="0" w:color="auto" w:frame="1"/>
          <w:shd w:val="clear" w:color="auto" w:fill="F9F9FA"/>
        </w:rPr>
      </w:pPr>
    </w:p>
    <w:p w14:paraId="1B07235E" w14:textId="77777777" w:rsidR="00937042" w:rsidRDefault="00937042" w:rsidP="004827BD">
      <w:pPr>
        <w:spacing w:after="0" w:line="240" w:lineRule="auto"/>
        <w:rPr>
          <w:ins w:id="513" w:author="Admin" w:date="2021-05-03T07:37:00Z"/>
          <w:rFonts w:ascii="Fira Sans" w:hAnsi="Fira Sans"/>
          <w:color w:val="2D3846"/>
          <w:bdr w:val="none" w:sz="0" w:space="0" w:color="auto" w:frame="1"/>
          <w:shd w:val="clear" w:color="auto" w:fill="F9F9FA"/>
        </w:rPr>
      </w:pPr>
      <w:ins w:id="514" w:author="Admin" w:date="2021-05-03T07:37:00Z">
        <w:r>
          <w:rPr>
            <w:noProof/>
          </w:rPr>
          <w:drawing>
            <wp:inline distT="0" distB="0" distL="0" distR="0" wp14:anchorId="4EA3B107" wp14:editId="78CB358D">
              <wp:extent cx="4133850" cy="9239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33850" cy="923925"/>
                      </a:xfrm>
                      <a:prstGeom prst="rect">
                        <a:avLst/>
                      </a:prstGeom>
                    </pic:spPr>
                  </pic:pic>
                </a:graphicData>
              </a:graphic>
            </wp:inline>
          </w:drawing>
        </w:r>
      </w:ins>
    </w:p>
    <w:p w14:paraId="7BE482F2" w14:textId="77777777" w:rsidR="00937042" w:rsidRDefault="00937042" w:rsidP="004827BD">
      <w:pPr>
        <w:spacing w:after="0" w:line="240" w:lineRule="auto"/>
        <w:rPr>
          <w:ins w:id="515" w:author="Admin" w:date="2021-05-03T07:37:00Z"/>
          <w:rFonts w:ascii="Fira Sans" w:hAnsi="Fira Sans"/>
          <w:color w:val="2D3846"/>
          <w:bdr w:val="none" w:sz="0" w:space="0" w:color="auto" w:frame="1"/>
          <w:shd w:val="clear" w:color="auto" w:fill="F9F9FA"/>
        </w:rPr>
      </w:pPr>
    </w:p>
    <w:p w14:paraId="088067CB" w14:textId="77777777" w:rsidR="00937042" w:rsidRDefault="00937042" w:rsidP="004827BD">
      <w:pPr>
        <w:spacing w:after="0" w:line="240" w:lineRule="auto"/>
        <w:rPr>
          <w:ins w:id="516" w:author="Admin" w:date="2021-05-03T07:37:00Z"/>
          <w:rFonts w:ascii="Fira Sans" w:hAnsi="Fira Sans"/>
          <w:color w:val="2D3846"/>
          <w:bdr w:val="none" w:sz="0" w:space="0" w:color="auto" w:frame="1"/>
          <w:shd w:val="clear" w:color="auto" w:fill="F9F9FA"/>
        </w:rPr>
      </w:pPr>
    </w:p>
    <w:p w14:paraId="411A7D2F" w14:textId="77777777" w:rsidR="00937042" w:rsidRDefault="00937042" w:rsidP="004827BD">
      <w:pPr>
        <w:spacing w:after="0" w:line="240" w:lineRule="auto"/>
        <w:rPr>
          <w:ins w:id="517" w:author="Admin" w:date="2021-05-03T07:37:00Z"/>
          <w:rFonts w:ascii="Fira Sans" w:hAnsi="Fira Sans"/>
          <w:color w:val="2D3846"/>
          <w:bdr w:val="none" w:sz="0" w:space="0" w:color="auto" w:frame="1"/>
          <w:shd w:val="clear" w:color="auto" w:fill="F9F9FA"/>
        </w:rPr>
      </w:pPr>
    </w:p>
    <w:p w14:paraId="304154E2" w14:textId="77777777" w:rsidR="00937042" w:rsidRDefault="00937042" w:rsidP="004827BD">
      <w:pPr>
        <w:spacing w:after="0" w:line="240" w:lineRule="auto"/>
        <w:rPr>
          <w:ins w:id="518" w:author="Admin" w:date="2021-05-03T07:37:00Z"/>
          <w:rFonts w:ascii="Fira Sans" w:hAnsi="Fira Sans"/>
          <w:color w:val="2D3846"/>
          <w:bdr w:val="none" w:sz="0" w:space="0" w:color="auto" w:frame="1"/>
          <w:shd w:val="clear" w:color="auto" w:fill="F9F9FA"/>
        </w:rPr>
      </w:pPr>
    </w:p>
    <w:p w14:paraId="55622FA7" w14:textId="77777777" w:rsidR="00937042" w:rsidRDefault="00937042" w:rsidP="004827BD">
      <w:pPr>
        <w:spacing w:after="0" w:line="240" w:lineRule="auto"/>
        <w:rPr>
          <w:ins w:id="519" w:author="Admin" w:date="2021-05-03T07:37:00Z"/>
          <w:rFonts w:ascii="Fira Sans" w:hAnsi="Fira Sans"/>
          <w:color w:val="2D3846"/>
          <w:bdr w:val="none" w:sz="0" w:space="0" w:color="auto" w:frame="1"/>
          <w:shd w:val="clear" w:color="auto" w:fill="F9F9FA"/>
        </w:rPr>
      </w:pPr>
    </w:p>
    <w:p w14:paraId="32CAF36F" w14:textId="77777777" w:rsidR="00937042" w:rsidRDefault="00937042" w:rsidP="004827BD">
      <w:pPr>
        <w:spacing w:after="0" w:line="240" w:lineRule="auto"/>
        <w:rPr>
          <w:ins w:id="520" w:author="Admin" w:date="2021-05-03T07:37:00Z"/>
          <w:rFonts w:ascii="Fira Sans" w:hAnsi="Fira Sans"/>
          <w:color w:val="2D3846"/>
          <w:bdr w:val="none" w:sz="0" w:space="0" w:color="auto" w:frame="1"/>
          <w:shd w:val="clear" w:color="auto" w:fill="F9F9FA"/>
        </w:rPr>
      </w:pPr>
    </w:p>
    <w:p w14:paraId="2EE9B407" w14:textId="77777777" w:rsidR="00937042" w:rsidRDefault="00937042" w:rsidP="004827BD">
      <w:pPr>
        <w:spacing w:after="0" w:line="240" w:lineRule="auto"/>
        <w:rPr>
          <w:ins w:id="521" w:author="Admin" w:date="2021-05-03T07:37:00Z"/>
          <w:rFonts w:ascii="Fira Sans" w:hAnsi="Fira Sans"/>
          <w:color w:val="2D3846"/>
          <w:bdr w:val="none" w:sz="0" w:space="0" w:color="auto" w:frame="1"/>
          <w:shd w:val="clear" w:color="auto" w:fill="F9F9FA"/>
        </w:rPr>
      </w:pPr>
    </w:p>
    <w:p w14:paraId="56AC4E0D" w14:textId="77777777" w:rsidR="00937042" w:rsidRDefault="00937042" w:rsidP="004827BD">
      <w:pPr>
        <w:spacing w:after="0" w:line="240" w:lineRule="auto"/>
        <w:rPr>
          <w:ins w:id="522" w:author="Admin" w:date="2021-05-03T07:37:00Z"/>
          <w:rFonts w:ascii="Fira Sans" w:hAnsi="Fira Sans"/>
          <w:color w:val="2D3846"/>
          <w:bdr w:val="none" w:sz="0" w:space="0" w:color="auto" w:frame="1"/>
          <w:shd w:val="clear" w:color="auto" w:fill="F9F9FA"/>
        </w:rPr>
      </w:pPr>
    </w:p>
    <w:p w14:paraId="2B3B3CF0" w14:textId="77777777" w:rsidR="00937042" w:rsidRDefault="00937042" w:rsidP="004827BD">
      <w:pPr>
        <w:spacing w:after="0" w:line="240" w:lineRule="auto"/>
        <w:rPr>
          <w:ins w:id="523" w:author="Admin" w:date="2021-05-03T07:37:00Z"/>
          <w:rFonts w:ascii="Fira Sans" w:hAnsi="Fira Sans"/>
          <w:color w:val="2D3846"/>
          <w:bdr w:val="none" w:sz="0" w:space="0" w:color="auto" w:frame="1"/>
          <w:shd w:val="clear" w:color="auto" w:fill="F9F9FA"/>
        </w:rPr>
      </w:pPr>
    </w:p>
    <w:p w14:paraId="1A9D9277" w14:textId="77777777" w:rsidR="00937042" w:rsidRDefault="00937042" w:rsidP="004827BD">
      <w:pPr>
        <w:spacing w:after="0" w:line="240" w:lineRule="auto"/>
        <w:rPr>
          <w:ins w:id="524" w:author="Admin" w:date="2021-05-03T07:37:00Z"/>
          <w:rFonts w:ascii="Fira Sans" w:hAnsi="Fira Sans"/>
          <w:color w:val="2D3846"/>
          <w:bdr w:val="none" w:sz="0" w:space="0" w:color="auto" w:frame="1"/>
          <w:shd w:val="clear" w:color="auto" w:fill="F9F9FA"/>
        </w:rPr>
      </w:pPr>
    </w:p>
    <w:p w14:paraId="2A089974" w14:textId="77777777" w:rsidR="00937042" w:rsidRDefault="00937042" w:rsidP="004827BD">
      <w:pPr>
        <w:spacing w:after="0" w:line="240" w:lineRule="auto"/>
        <w:rPr>
          <w:ins w:id="525" w:author="Admin" w:date="2021-05-03T07:37:00Z"/>
          <w:rFonts w:ascii="Fira Sans" w:hAnsi="Fira Sans"/>
          <w:color w:val="2D3846"/>
          <w:bdr w:val="none" w:sz="0" w:space="0" w:color="auto" w:frame="1"/>
          <w:shd w:val="clear" w:color="auto" w:fill="F9F9FA"/>
        </w:rPr>
      </w:pPr>
    </w:p>
    <w:p w14:paraId="26F3AFCA" w14:textId="77777777" w:rsidR="00937042" w:rsidRDefault="00937042" w:rsidP="004827BD">
      <w:pPr>
        <w:spacing w:after="0" w:line="240" w:lineRule="auto"/>
        <w:rPr>
          <w:ins w:id="526" w:author="Admin" w:date="2021-05-03T07:37:00Z"/>
          <w:rFonts w:ascii="Fira Sans" w:hAnsi="Fira Sans"/>
          <w:color w:val="2D3846"/>
          <w:bdr w:val="none" w:sz="0" w:space="0" w:color="auto" w:frame="1"/>
          <w:shd w:val="clear" w:color="auto" w:fill="F9F9FA"/>
        </w:rPr>
      </w:pPr>
    </w:p>
    <w:p w14:paraId="6DAB9825" w14:textId="77777777" w:rsidR="00937042" w:rsidRDefault="00937042" w:rsidP="004827BD">
      <w:pPr>
        <w:spacing w:after="0" w:line="240" w:lineRule="auto"/>
        <w:rPr>
          <w:ins w:id="527" w:author="Admin" w:date="2021-05-03T07:37:00Z"/>
          <w:rFonts w:ascii="Fira Sans" w:hAnsi="Fira Sans"/>
          <w:color w:val="2D3846"/>
          <w:bdr w:val="none" w:sz="0" w:space="0" w:color="auto" w:frame="1"/>
          <w:shd w:val="clear" w:color="auto" w:fill="F9F9FA"/>
        </w:rPr>
      </w:pPr>
    </w:p>
    <w:p w14:paraId="6AF8B362" w14:textId="77777777" w:rsidR="00937042" w:rsidRDefault="00937042" w:rsidP="004827BD">
      <w:pPr>
        <w:spacing w:after="0" w:line="240" w:lineRule="auto"/>
        <w:rPr>
          <w:ins w:id="528" w:author="Admin" w:date="2021-05-03T07:37:00Z"/>
          <w:rFonts w:ascii="Fira Sans" w:hAnsi="Fira Sans"/>
          <w:color w:val="2D3846"/>
          <w:bdr w:val="none" w:sz="0" w:space="0" w:color="auto" w:frame="1"/>
          <w:shd w:val="clear" w:color="auto" w:fill="F9F9FA"/>
        </w:rPr>
      </w:pPr>
    </w:p>
    <w:p w14:paraId="62069ED3" w14:textId="77777777" w:rsidR="00937042" w:rsidRDefault="00937042" w:rsidP="00937042">
      <w:pPr>
        <w:pStyle w:val="Heading1"/>
        <w:shd w:val="clear" w:color="auto" w:fill="F9F9FA"/>
        <w:spacing w:before="0" w:line="563" w:lineRule="atLeast"/>
        <w:textAlignment w:val="baseline"/>
        <w:rPr>
          <w:ins w:id="529" w:author="Admin" w:date="2021-05-03T07:37:00Z"/>
          <w:rFonts w:ascii="Fira Sans" w:hAnsi="Fira Sans"/>
          <w:color w:val="2D3846"/>
          <w:sz w:val="38"/>
          <w:szCs w:val="38"/>
        </w:rPr>
      </w:pPr>
      <w:ins w:id="530" w:author="Admin" w:date="2021-05-03T07:37:00Z">
        <w:r>
          <w:rPr>
            <w:rStyle w:val="sl-description-text"/>
            <w:rFonts w:ascii="inherit" w:hAnsi="inherit"/>
            <w:color w:val="2D3846"/>
            <w:sz w:val="38"/>
            <w:szCs w:val="38"/>
            <w:bdr w:val="none" w:sz="0" w:space="0" w:color="auto" w:frame="1"/>
          </w:rPr>
          <w:lastRenderedPageBreak/>
          <w:t>Handling User Input</w:t>
        </w:r>
      </w:ins>
    </w:p>
    <w:p w14:paraId="3307F7F8" w14:textId="77777777" w:rsidR="00937042" w:rsidRDefault="00937042" w:rsidP="004827BD">
      <w:pPr>
        <w:spacing w:after="0" w:line="240" w:lineRule="auto"/>
        <w:rPr>
          <w:ins w:id="531" w:author="Admin" w:date="2021-05-03T07:37:00Z"/>
          <w:rStyle w:val="sl-description-text"/>
          <w:rFonts w:ascii="Fira Sans" w:hAnsi="Fira Sans"/>
          <w:color w:val="2D3846"/>
          <w:bdr w:val="none" w:sz="0" w:space="0" w:color="auto" w:frame="1"/>
          <w:shd w:val="clear" w:color="auto" w:fill="F9F9FA"/>
        </w:rPr>
      </w:pPr>
      <w:ins w:id="532" w:author="Admin" w:date="2021-05-03T07:37:00Z">
        <w:r>
          <w:rPr>
            <w:rFonts w:ascii="Fira Sans" w:hAnsi="Fira Sans"/>
            <w:color w:val="2D3846"/>
            <w:shd w:val="clear" w:color="auto" w:fill="F9F9FA"/>
          </w:rPr>
          <w:t>One of the common ways that users interact with web pages is through text fields.</w:t>
        </w:r>
        <w:r>
          <w:rPr>
            <w:rFonts w:ascii="Fira Sans" w:hAnsi="Fira Sans"/>
            <w:color w:val="2D3846"/>
          </w:rPr>
          <w:br/>
        </w:r>
        <w:r>
          <w:rPr>
            <w:rStyle w:val="sl-description-text"/>
            <w:rFonts w:ascii="Fira Sans" w:hAnsi="Fira Sans"/>
            <w:color w:val="2D3846"/>
            <w:bdr w:val="none" w:sz="0" w:space="0" w:color="auto" w:frame="1"/>
            <w:shd w:val="clear" w:color="auto" w:fill="F9F9FA"/>
          </w:rPr>
          <w:t>We can handle user input in React using the </w:t>
        </w:r>
        <w:proofErr w:type="spellStart"/>
        <w:r>
          <w:rPr>
            <w:rStyle w:val="sl-description-text"/>
            <w:rFonts w:ascii="inherit" w:hAnsi="inherit"/>
            <w:b/>
            <w:bCs/>
            <w:color w:val="2D3846"/>
            <w:bdr w:val="none" w:sz="0" w:space="0" w:color="auto" w:frame="1"/>
            <w:shd w:val="clear" w:color="auto" w:fill="F9F9FA"/>
          </w:rPr>
          <w:t>onChange</w:t>
        </w:r>
        <w:proofErr w:type="spellEnd"/>
        <w:r>
          <w:rPr>
            <w:rStyle w:val="sl-description-text"/>
            <w:rFonts w:ascii="Fira Sans" w:hAnsi="Fira Sans"/>
            <w:color w:val="2D3846"/>
            <w:bdr w:val="none" w:sz="0" w:space="0" w:color="auto" w:frame="1"/>
            <w:shd w:val="clear" w:color="auto" w:fill="F9F9FA"/>
          </w:rPr>
          <w:t> event of the text field.</w:t>
        </w:r>
        <w:r>
          <w:rPr>
            <w:rFonts w:ascii="Fira Sans" w:hAnsi="Fira Sans"/>
            <w:color w:val="2D3846"/>
          </w:rPr>
          <w:br/>
        </w:r>
        <w:r>
          <w:rPr>
            <w:rStyle w:val="sl-description-text"/>
            <w:rFonts w:ascii="Fira Sans" w:hAnsi="Fira Sans"/>
            <w:color w:val="2D3846"/>
            <w:bdr w:val="none" w:sz="0" w:space="0" w:color="auto" w:frame="1"/>
            <w:shd w:val="clear" w:color="auto" w:fill="F9F9FA"/>
          </w:rPr>
          <w:t>When the value of the text field changes, the event handler is called, updating the value of the field in the component's state.</w:t>
        </w:r>
        <w:r>
          <w:rPr>
            <w:rFonts w:ascii="Fira Sans" w:hAnsi="Fira Sans"/>
            <w:color w:val="2D3846"/>
          </w:rPr>
          <w:t xml:space="preserve"> </w:t>
        </w:r>
        <w:r>
          <w:rPr>
            <w:rStyle w:val="sl-description-text"/>
            <w:rFonts w:ascii="Fira Sans" w:hAnsi="Fira Sans"/>
            <w:color w:val="2D3846"/>
            <w:bdr w:val="none" w:sz="0" w:space="0" w:color="auto" w:frame="1"/>
            <w:shd w:val="clear" w:color="auto" w:fill="F9F9FA"/>
          </w:rPr>
          <w:t>This way you always have the actual value of the text field in the state.</w:t>
        </w:r>
        <w:r>
          <w:rPr>
            <w:rFonts w:ascii="Fira Sans" w:hAnsi="Fira Sans"/>
            <w:color w:val="2D3846"/>
          </w:rPr>
          <w:br/>
        </w:r>
        <w:r>
          <w:rPr>
            <w:rStyle w:val="sl-description-text"/>
            <w:rFonts w:ascii="Fira Sans" w:hAnsi="Fira Sans"/>
            <w:color w:val="2D3846"/>
            <w:bdr w:val="none" w:sz="0" w:space="0" w:color="auto" w:frame="1"/>
            <w:shd w:val="clear" w:color="auto" w:fill="F9F9FA"/>
          </w:rPr>
          <w:t>Let's make an app to convert Km to Miles. We will take the Km value from a text field and calculate the miles value upon input:</w:t>
        </w:r>
      </w:ins>
    </w:p>
    <w:p w14:paraId="53C0AD79" w14:textId="77777777" w:rsidR="00937042" w:rsidRDefault="00937042" w:rsidP="004827BD">
      <w:pPr>
        <w:spacing w:after="0" w:line="240" w:lineRule="auto"/>
        <w:rPr>
          <w:ins w:id="533" w:author="Admin" w:date="2021-05-03T07:37:00Z"/>
          <w:rStyle w:val="sl-description-text"/>
          <w:rFonts w:ascii="Fira Sans" w:hAnsi="Fira Sans"/>
          <w:color w:val="2D3846"/>
          <w:bdr w:val="none" w:sz="0" w:space="0" w:color="auto" w:frame="1"/>
          <w:shd w:val="clear" w:color="auto" w:fill="F9F9FA"/>
        </w:rPr>
      </w:pPr>
    </w:p>
    <w:p w14:paraId="21CBE6A2" w14:textId="77777777" w:rsidR="00937042" w:rsidRDefault="00937042" w:rsidP="004827BD">
      <w:pPr>
        <w:spacing w:after="0" w:line="240" w:lineRule="auto"/>
        <w:rPr>
          <w:ins w:id="534" w:author="Admin" w:date="2021-05-03T07:37:00Z"/>
          <w:rFonts w:ascii="Fira Sans" w:hAnsi="Fira Sans"/>
          <w:color w:val="2D3846"/>
          <w:shd w:val="clear" w:color="auto" w:fill="F9F9FA"/>
        </w:rPr>
      </w:pPr>
      <w:ins w:id="535" w:author="Admin" w:date="2021-05-03T07:37:00Z">
        <w:r>
          <w:rPr>
            <w:noProof/>
          </w:rPr>
          <w:drawing>
            <wp:inline distT="0" distB="0" distL="0" distR="0" wp14:anchorId="26D26486" wp14:editId="70673DB8">
              <wp:extent cx="4114800" cy="2543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14800" cy="2543175"/>
                      </a:xfrm>
                      <a:prstGeom prst="rect">
                        <a:avLst/>
                      </a:prstGeom>
                    </pic:spPr>
                  </pic:pic>
                </a:graphicData>
              </a:graphic>
            </wp:inline>
          </w:drawing>
        </w:r>
      </w:ins>
    </w:p>
    <w:p w14:paraId="265B8901" w14:textId="77777777" w:rsidR="001A74EF" w:rsidRDefault="001A74EF" w:rsidP="004827BD">
      <w:pPr>
        <w:spacing w:after="0" w:line="240" w:lineRule="auto"/>
        <w:rPr>
          <w:ins w:id="536" w:author="Admin" w:date="2021-05-03T07:37:00Z"/>
          <w:rFonts w:ascii="Fira Sans" w:hAnsi="Fira Sans"/>
          <w:color w:val="2D3846"/>
          <w:shd w:val="clear" w:color="auto" w:fill="F9F9FA"/>
        </w:rPr>
      </w:pPr>
    </w:p>
    <w:p w14:paraId="20A3AF07" w14:textId="77777777" w:rsidR="00937042" w:rsidRDefault="00937042" w:rsidP="004827BD">
      <w:pPr>
        <w:spacing w:after="0" w:line="240" w:lineRule="auto"/>
        <w:rPr>
          <w:ins w:id="537" w:author="Admin" w:date="2021-05-03T07:37:00Z"/>
          <w:rStyle w:val="sl-description-text"/>
          <w:rFonts w:ascii="Fira Sans" w:hAnsi="Fira Sans"/>
          <w:color w:val="2D3846"/>
          <w:bdr w:val="none" w:sz="0" w:space="0" w:color="auto" w:frame="1"/>
          <w:shd w:val="clear" w:color="auto" w:fill="F9F9FA"/>
        </w:rPr>
      </w:pPr>
      <w:ins w:id="538" w:author="Admin" w:date="2021-05-03T07:37:00Z">
        <w:r>
          <w:rPr>
            <w:rStyle w:val="sl-description-text"/>
            <w:rFonts w:ascii="Fira Sans" w:hAnsi="Fira Sans"/>
            <w:color w:val="2D3846"/>
            <w:bdr w:val="none" w:sz="0" w:space="0" w:color="auto" w:frame="1"/>
            <w:shd w:val="clear" w:color="auto" w:fill="F9F9FA"/>
          </w:rPr>
          <w:t>Our Converter component includes a text field, which calls the </w:t>
        </w:r>
        <w:proofErr w:type="spellStart"/>
        <w:r>
          <w:rPr>
            <w:rStyle w:val="sl-description-text"/>
            <w:rFonts w:ascii="inherit" w:hAnsi="inherit"/>
            <w:b/>
            <w:bCs/>
            <w:color w:val="2D3846"/>
            <w:bdr w:val="none" w:sz="0" w:space="0" w:color="auto" w:frame="1"/>
            <w:shd w:val="clear" w:color="auto" w:fill="F9F9FA"/>
          </w:rPr>
          <w:t>handleChange</w:t>
        </w:r>
        <w:proofErr w:type="spellEnd"/>
        <w:r>
          <w:rPr>
            <w:rStyle w:val="sl-description-text"/>
            <w:rFonts w:ascii="Fira Sans" w:hAnsi="Fira Sans"/>
            <w:color w:val="2D3846"/>
            <w:bdr w:val="none" w:sz="0" w:space="0" w:color="auto" w:frame="1"/>
            <w:shd w:val="clear" w:color="auto" w:fill="F9F9FA"/>
          </w:rPr>
          <w:t> function when its value changes.</w:t>
        </w:r>
        <w:r>
          <w:rPr>
            <w:rFonts w:ascii="Fira Sans" w:hAnsi="Fira Sans"/>
            <w:color w:val="2D3846"/>
          </w:rPr>
          <w:br/>
        </w:r>
        <w:r>
          <w:rPr>
            <w:rStyle w:val="sl-description-text"/>
            <w:rFonts w:ascii="Fira Sans" w:hAnsi="Fira Sans"/>
            <w:color w:val="2D3846"/>
            <w:bdr w:val="none" w:sz="0" w:space="0" w:color="auto" w:frame="1"/>
            <w:shd w:val="clear" w:color="auto" w:fill="F9F9FA"/>
          </w:rPr>
          <w:t xml:space="preserve">The </w:t>
        </w:r>
        <w:proofErr w:type="spellStart"/>
        <w:r>
          <w:rPr>
            <w:rStyle w:val="sl-description-text"/>
            <w:rFonts w:ascii="Fira Sans" w:hAnsi="Fira Sans"/>
            <w:color w:val="2D3846"/>
            <w:bdr w:val="none" w:sz="0" w:space="0" w:color="auto" w:frame="1"/>
            <w:shd w:val="clear" w:color="auto" w:fill="F9F9FA"/>
          </w:rPr>
          <w:t>handleChange</w:t>
        </w:r>
        <w:proofErr w:type="spellEnd"/>
        <w:r>
          <w:rPr>
            <w:rStyle w:val="sl-description-text"/>
            <w:rFonts w:ascii="Fira Sans" w:hAnsi="Fira Sans"/>
            <w:color w:val="2D3846"/>
            <w:bdr w:val="none" w:sz="0" w:space="0" w:color="auto" w:frame="1"/>
            <w:shd w:val="clear" w:color="auto" w:fill="F9F9FA"/>
          </w:rPr>
          <w:t xml:space="preserve"> function updates the state with the current value of the </w:t>
        </w:r>
        <w:proofErr w:type="spellStart"/>
        <w:r>
          <w:rPr>
            <w:rStyle w:val="sl-description-text"/>
            <w:rFonts w:ascii="Fira Sans" w:hAnsi="Fira Sans"/>
            <w:color w:val="2D3846"/>
            <w:bdr w:val="none" w:sz="0" w:space="0" w:color="auto" w:frame="1"/>
            <w:shd w:val="clear" w:color="auto" w:fill="F9F9FA"/>
          </w:rPr>
          <w:t>textfield</w:t>
        </w:r>
        <w:proofErr w:type="spellEnd"/>
        <w:r>
          <w:rPr>
            <w:rStyle w:val="sl-description-text"/>
            <w:rFonts w:ascii="Fira Sans" w:hAnsi="Fira Sans"/>
            <w:color w:val="2D3846"/>
            <w:bdr w:val="none" w:sz="0" w:space="0" w:color="auto" w:frame="1"/>
            <w:shd w:val="clear" w:color="auto" w:fill="F9F9FA"/>
          </w:rPr>
          <w:t>, causing the component to re-render and show the corresponding miles value, which is calculated using the </w:t>
        </w:r>
        <w:r>
          <w:rPr>
            <w:rStyle w:val="sl-description-text"/>
            <w:rFonts w:ascii="inherit" w:hAnsi="inherit"/>
            <w:b/>
            <w:bCs/>
            <w:color w:val="2D3846"/>
            <w:bdr w:val="none" w:sz="0" w:space="0" w:color="auto" w:frame="1"/>
            <w:shd w:val="clear" w:color="auto" w:fill="F9F9FA"/>
          </w:rPr>
          <w:t>convert</w:t>
        </w:r>
        <w:r>
          <w:rPr>
            <w:rStyle w:val="sl-description-text"/>
            <w:rFonts w:ascii="Fira Sans" w:hAnsi="Fira Sans"/>
            <w:color w:val="2D3846"/>
            <w:bdr w:val="none" w:sz="0" w:space="0" w:color="auto" w:frame="1"/>
            <w:shd w:val="clear" w:color="auto" w:fill="F9F9FA"/>
          </w:rPr>
          <w:t> function.</w:t>
        </w:r>
      </w:ins>
    </w:p>
    <w:p w14:paraId="427E53D8" w14:textId="77777777" w:rsidR="001A74EF" w:rsidRDefault="001A74EF" w:rsidP="004827BD">
      <w:pPr>
        <w:spacing w:after="0" w:line="240" w:lineRule="auto"/>
        <w:rPr>
          <w:ins w:id="539" w:author="Admin" w:date="2021-05-03T07:37:00Z"/>
          <w:rStyle w:val="sl-description-text"/>
          <w:rFonts w:ascii="Fira Sans" w:hAnsi="Fira Sans"/>
          <w:color w:val="2D3846"/>
          <w:bdr w:val="none" w:sz="0" w:space="0" w:color="auto" w:frame="1"/>
          <w:shd w:val="clear" w:color="auto" w:fill="F9F9FA"/>
        </w:rPr>
      </w:pPr>
    </w:p>
    <w:p w14:paraId="03635712" w14:textId="77777777" w:rsidR="00937042" w:rsidRDefault="00937042" w:rsidP="004827BD">
      <w:pPr>
        <w:spacing w:after="0" w:line="240" w:lineRule="auto"/>
        <w:rPr>
          <w:ins w:id="540" w:author="Admin" w:date="2021-05-03T07:37:00Z"/>
          <w:rFonts w:ascii="Fira Sans" w:hAnsi="Fira Sans"/>
          <w:color w:val="2D3846"/>
          <w:shd w:val="clear" w:color="auto" w:fill="F9F9FA"/>
        </w:rPr>
      </w:pPr>
      <w:ins w:id="541" w:author="Admin" w:date="2021-05-03T07:37:00Z">
        <w:r>
          <w:rPr>
            <w:noProof/>
          </w:rPr>
          <w:drawing>
            <wp:inline distT="0" distB="0" distL="0" distR="0" wp14:anchorId="43B7C244" wp14:editId="7BA47F72">
              <wp:extent cx="4105275" cy="990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05275" cy="990600"/>
                      </a:xfrm>
                      <a:prstGeom prst="rect">
                        <a:avLst/>
                      </a:prstGeom>
                    </pic:spPr>
                  </pic:pic>
                </a:graphicData>
              </a:graphic>
            </wp:inline>
          </w:drawing>
        </w:r>
      </w:ins>
    </w:p>
    <w:p w14:paraId="150FF99A" w14:textId="77777777" w:rsidR="001A74EF" w:rsidRDefault="001A74EF" w:rsidP="004827BD">
      <w:pPr>
        <w:spacing w:after="0" w:line="240" w:lineRule="auto"/>
        <w:rPr>
          <w:ins w:id="542" w:author="Admin" w:date="2021-05-03T07:37:00Z"/>
          <w:rFonts w:ascii="Fira Sans" w:hAnsi="Fira Sans"/>
          <w:color w:val="2D3846"/>
          <w:shd w:val="clear" w:color="auto" w:fill="F9F9FA"/>
        </w:rPr>
      </w:pPr>
    </w:p>
    <w:p w14:paraId="20E734EE" w14:textId="77777777" w:rsidR="001A74EF" w:rsidRDefault="001A74EF" w:rsidP="001A74EF">
      <w:pPr>
        <w:pStyle w:val="Heading1"/>
        <w:shd w:val="clear" w:color="auto" w:fill="F9F9FA"/>
        <w:spacing w:before="0" w:line="563" w:lineRule="atLeast"/>
        <w:textAlignment w:val="baseline"/>
        <w:rPr>
          <w:ins w:id="543" w:author="Admin" w:date="2021-05-03T07:37:00Z"/>
          <w:rFonts w:ascii="Fira Sans" w:hAnsi="Fira Sans"/>
          <w:color w:val="2D3846"/>
          <w:sz w:val="38"/>
          <w:szCs w:val="38"/>
        </w:rPr>
      </w:pPr>
      <w:ins w:id="544" w:author="Admin" w:date="2021-05-03T07:37:00Z">
        <w:r>
          <w:rPr>
            <w:rStyle w:val="sl-description-text"/>
            <w:rFonts w:ascii="inherit" w:hAnsi="inherit"/>
            <w:color w:val="2D3846"/>
            <w:sz w:val="38"/>
            <w:szCs w:val="38"/>
            <w:bdr w:val="none" w:sz="0" w:space="0" w:color="auto" w:frame="1"/>
          </w:rPr>
          <w:t>Forms</w:t>
        </w:r>
      </w:ins>
    </w:p>
    <w:p w14:paraId="60E659D6" w14:textId="77777777" w:rsidR="001A74EF" w:rsidRDefault="001A74EF" w:rsidP="004827BD">
      <w:pPr>
        <w:spacing w:after="0" w:line="240" w:lineRule="auto"/>
        <w:rPr>
          <w:ins w:id="545" w:author="Admin" w:date="2021-05-03T07:37:00Z"/>
          <w:rFonts w:ascii="Fira Sans" w:hAnsi="Fira Sans"/>
          <w:color w:val="2D3846"/>
          <w:shd w:val="clear" w:color="auto" w:fill="F9F9FA"/>
        </w:rPr>
      </w:pPr>
    </w:p>
    <w:p w14:paraId="00115C9C" w14:textId="77777777" w:rsidR="001A74EF" w:rsidRDefault="001A74EF" w:rsidP="004827BD">
      <w:pPr>
        <w:spacing w:after="0" w:line="240" w:lineRule="auto"/>
        <w:rPr>
          <w:ins w:id="546" w:author="Admin" w:date="2021-05-03T07:37:00Z"/>
          <w:rStyle w:val="sl-description-text"/>
          <w:rFonts w:ascii="Fira Sans" w:hAnsi="Fira Sans"/>
          <w:color w:val="2D3846"/>
          <w:bdr w:val="none" w:sz="0" w:space="0" w:color="auto" w:frame="1"/>
          <w:shd w:val="clear" w:color="auto" w:fill="F9F9FA"/>
        </w:rPr>
      </w:pPr>
      <w:ins w:id="547" w:author="Admin" w:date="2021-05-03T07:37:00Z">
        <w:r>
          <w:rPr>
            <w:rStyle w:val="sl-description-text"/>
            <w:rFonts w:ascii="Fira Sans" w:hAnsi="Fira Sans"/>
            <w:color w:val="2D3846"/>
            <w:bdr w:val="none" w:sz="0" w:space="0" w:color="auto" w:frame="1"/>
            <w:shd w:val="clear" w:color="auto" w:fill="F9F9FA"/>
          </w:rPr>
          <w:t>In the previous part, we learned how to handle user input in text fields. Text fields are usually part of a form.</w:t>
        </w:r>
        <w:r>
          <w:rPr>
            <w:rFonts w:ascii="Fira Sans" w:hAnsi="Fira Sans"/>
            <w:color w:val="2D3846"/>
          </w:rPr>
          <w:br/>
        </w:r>
        <w:r>
          <w:rPr>
            <w:rStyle w:val="sl-description-text"/>
            <w:rFonts w:ascii="Fira Sans" w:hAnsi="Fira Sans"/>
            <w:color w:val="2D3846"/>
            <w:bdr w:val="none" w:sz="0" w:space="0" w:color="auto" w:frame="1"/>
            <w:shd w:val="clear" w:color="auto" w:fill="F9F9FA"/>
          </w:rPr>
          <w:t>Similar to the previous example, React form elements keep their state and update it based on user input.</w:t>
        </w:r>
        <w:r>
          <w:rPr>
            <w:rFonts w:ascii="Fira Sans" w:hAnsi="Fira Sans"/>
            <w:color w:val="2D3846"/>
          </w:rPr>
          <w:br/>
        </w:r>
        <w:r>
          <w:rPr>
            <w:rStyle w:val="sl-description-text"/>
            <w:rFonts w:ascii="Fira Sans" w:hAnsi="Fira Sans"/>
            <w:color w:val="2D3846"/>
            <w:bdr w:val="none" w:sz="0" w:space="0" w:color="auto" w:frame="1"/>
            <w:shd w:val="clear" w:color="auto" w:fill="F9F9FA"/>
          </w:rPr>
          <w:t>This way you always have the data of your form at your disposal in the state.</w:t>
        </w:r>
        <w:r>
          <w:rPr>
            <w:rFonts w:ascii="Fira Sans" w:hAnsi="Fira Sans"/>
            <w:color w:val="2D3846"/>
          </w:rPr>
          <w:br/>
        </w:r>
        <w:r>
          <w:rPr>
            <w:rStyle w:val="sl-description-text"/>
            <w:rFonts w:ascii="Fira Sans" w:hAnsi="Fira Sans"/>
            <w:color w:val="2D3846"/>
            <w:bdr w:val="none" w:sz="0" w:space="0" w:color="auto" w:frame="1"/>
            <w:shd w:val="clear" w:color="auto" w:fill="F9F9FA"/>
          </w:rPr>
          <w:t>To demonstrate this, we will create a form that will add numbers every time the form is submitted and display the sum.</w:t>
        </w:r>
        <w:r>
          <w:rPr>
            <w:rFonts w:ascii="Fira Sans" w:hAnsi="Fira Sans"/>
            <w:color w:val="2D3846"/>
          </w:rPr>
          <w:br/>
        </w:r>
        <w:r>
          <w:rPr>
            <w:rStyle w:val="sl-description-text"/>
            <w:rFonts w:ascii="Fira Sans" w:hAnsi="Fira Sans"/>
            <w:color w:val="2D3846"/>
            <w:bdr w:val="none" w:sz="0" w:space="0" w:color="auto" w:frame="1"/>
            <w:shd w:val="clear" w:color="auto" w:fill="F9F9FA"/>
          </w:rPr>
          <w:t>Our form contains an input field and a submit button:</w:t>
        </w:r>
      </w:ins>
    </w:p>
    <w:p w14:paraId="351A756F" w14:textId="77777777" w:rsidR="001A74EF" w:rsidRDefault="001A74EF" w:rsidP="004827BD">
      <w:pPr>
        <w:spacing w:after="0" w:line="240" w:lineRule="auto"/>
        <w:rPr>
          <w:ins w:id="548" w:author="Admin" w:date="2021-05-03T07:37:00Z"/>
          <w:rFonts w:ascii="Fira Sans" w:hAnsi="Fira Sans"/>
          <w:color w:val="2D3846"/>
          <w:shd w:val="clear" w:color="auto" w:fill="F9F9FA"/>
        </w:rPr>
      </w:pPr>
      <w:ins w:id="549" w:author="Admin" w:date="2021-05-03T07:37:00Z">
        <w:r>
          <w:rPr>
            <w:noProof/>
          </w:rPr>
          <w:lastRenderedPageBreak/>
          <w:drawing>
            <wp:inline distT="0" distB="0" distL="0" distR="0" wp14:anchorId="70BA22F6" wp14:editId="2FDC1C99">
              <wp:extent cx="3633162" cy="308610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9801" cy="3100234"/>
                      </a:xfrm>
                      <a:prstGeom prst="rect">
                        <a:avLst/>
                      </a:prstGeom>
                    </pic:spPr>
                  </pic:pic>
                </a:graphicData>
              </a:graphic>
            </wp:inline>
          </w:drawing>
        </w:r>
      </w:ins>
    </w:p>
    <w:p w14:paraId="5317F5F8" w14:textId="77777777" w:rsidR="001A74EF" w:rsidRDefault="001A74EF" w:rsidP="004827BD">
      <w:pPr>
        <w:spacing w:after="0" w:line="240" w:lineRule="auto"/>
        <w:rPr>
          <w:ins w:id="550" w:author="Admin" w:date="2021-05-03T07:37:00Z"/>
          <w:rStyle w:val="sl-description-text"/>
          <w:rFonts w:ascii="Fira Sans" w:hAnsi="Fira Sans"/>
          <w:color w:val="2D3846"/>
          <w:bdr w:val="none" w:sz="0" w:space="0" w:color="auto" w:frame="1"/>
          <w:shd w:val="clear" w:color="auto" w:fill="F9F9FA"/>
        </w:rPr>
      </w:pPr>
      <w:ins w:id="551" w:author="Admin" w:date="2021-05-03T07:37:00Z">
        <w:r>
          <w:rPr>
            <w:rStyle w:val="sl-description-text"/>
            <w:rFonts w:ascii="Fira Sans" w:hAnsi="Fira Sans"/>
            <w:color w:val="2D3846"/>
            <w:bdr w:val="none" w:sz="0" w:space="0" w:color="auto" w:frame="1"/>
            <w:shd w:val="clear" w:color="auto" w:fill="F9F9FA"/>
          </w:rPr>
          <w:t>In the code above, the value of the input is controlled by React (we keep the value in the state).</w:t>
        </w:r>
        <w:r>
          <w:rPr>
            <w:rFonts w:ascii="Fira Sans" w:hAnsi="Fira Sans"/>
            <w:color w:val="2D3846"/>
          </w:rPr>
          <w:br/>
        </w:r>
        <w:r>
          <w:rPr>
            <w:rStyle w:val="sl-description-text"/>
            <w:rFonts w:ascii="Fira Sans" w:hAnsi="Fira Sans"/>
            <w:color w:val="2D3846"/>
            <w:bdr w:val="none" w:sz="0" w:space="0" w:color="auto" w:frame="1"/>
            <w:shd w:val="clear" w:color="auto" w:fill="F9F9FA"/>
          </w:rPr>
          <w:t>When the form is submitted using the submit button, the </w:t>
        </w:r>
        <w:proofErr w:type="spellStart"/>
        <w:r>
          <w:rPr>
            <w:rStyle w:val="sl-description-text"/>
            <w:rFonts w:ascii="inherit" w:hAnsi="inherit"/>
            <w:b/>
            <w:bCs/>
            <w:color w:val="2D3846"/>
            <w:bdr w:val="none" w:sz="0" w:space="0" w:color="auto" w:frame="1"/>
            <w:shd w:val="clear" w:color="auto" w:fill="F9F9FA"/>
          </w:rPr>
          <w:t>handleSubmit</w:t>
        </w:r>
        <w:proofErr w:type="spellEnd"/>
        <w:r>
          <w:rPr>
            <w:rStyle w:val="sl-description-text"/>
            <w:rFonts w:ascii="Fira Sans" w:hAnsi="Fira Sans"/>
            <w:color w:val="2D3846"/>
            <w:bdr w:val="none" w:sz="0" w:space="0" w:color="auto" w:frame="1"/>
            <w:shd w:val="clear" w:color="auto" w:fill="F9F9FA"/>
          </w:rPr>
          <w:t> function gets called, which updates the value of </w:t>
        </w:r>
        <w:r>
          <w:rPr>
            <w:rStyle w:val="sl-description-text"/>
            <w:rFonts w:ascii="inherit" w:hAnsi="inherit"/>
            <w:b/>
            <w:bCs/>
            <w:color w:val="2D3846"/>
            <w:bdr w:val="none" w:sz="0" w:space="0" w:color="auto" w:frame="1"/>
            <w:shd w:val="clear" w:color="auto" w:fill="F9F9FA"/>
          </w:rPr>
          <w:t>sum</w:t>
        </w:r>
        <w:r>
          <w:rPr>
            <w:rStyle w:val="sl-description-text"/>
            <w:rFonts w:ascii="Fira Sans" w:hAnsi="Fira Sans"/>
            <w:color w:val="2D3846"/>
            <w:bdr w:val="none" w:sz="0" w:space="0" w:color="auto" w:frame="1"/>
            <w:shd w:val="clear" w:color="auto" w:fill="F9F9FA"/>
          </w:rPr>
          <w:t> in the state.</w:t>
        </w:r>
        <w:r>
          <w:rPr>
            <w:rFonts w:ascii="Fira Sans" w:hAnsi="Fira Sans"/>
            <w:color w:val="2D3846"/>
          </w:rPr>
          <w:br/>
        </w:r>
        <w:r>
          <w:rPr>
            <w:rStyle w:val="sl-description-text"/>
            <w:rFonts w:ascii="Fira Sans" w:hAnsi="Fira Sans"/>
            <w:color w:val="2D3846"/>
            <w:bdr w:val="none" w:sz="0" w:space="0" w:color="auto" w:frame="1"/>
            <w:shd w:val="clear" w:color="auto" w:fill="F9F9FA"/>
          </w:rPr>
          <w:t>An input form element whose value is controlled by React in this way is called a "</w:t>
        </w:r>
        <w:r>
          <w:rPr>
            <w:rStyle w:val="sl-description-text"/>
            <w:rFonts w:ascii="inherit" w:hAnsi="inherit"/>
            <w:b/>
            <w:bCs/>
            <w:color w:val="2D3846"/>
            <w:bdr w:val="none" w:sz="0" w:space="0" w:color="auto" w:frame="1"/>
            <w:shd w:val="clear" w:color="auto" w:fill="F9F9FA"/>
          </w:rPr>
          <w:t>controlled component</w:t>
        </w:r>
        <w:r>
          <w:rPr>
            <w:rStyle w:val="sl-description-text"/>
            <w:rFonts w:ascii="Fira Sans" w:hAnsi="Fira Sans"/>
            <w:color w:val="2D3846"/>
            <w:bdr w:val="none" w:sz="0" w:space="0" w:color="auto" w:frame="1"/>
            <w:shd w:val="clear" w:color="auto" w:fill="F9F9FA"/>
          </w:rPr>
          <w:t>".</w:t>
        </w:r>
      </w:ins>
    </w:p>
    <w:p w14:paraId="59441FFB" w14:textId="77777777" w:rsidR="001A74EF" w:rsidRDefault="001A74EF" w:rsidP="004827BD">
      <w:pPr>
        <w:spacing w:after="0" w:line="240" w:lineRule="auto"/>
        <w:rPr>
          <w:ins w:id="552" w:author="Admin" w:date="2021-05-03T07:37:00Z"/>
          <w:rStyle w:val="sl-description-text"/>
          <w:rFonts w:ascii="Fira Sans" w:hAnsi="Fira Sans"/>
          <w:color w:val="2D3846"/>
          <w:bdr w:val="none" w:sz="0" w:space="0" w:color="auto" w:frame="1"/>
          <w:shd w:val="clear" w:color="auto" w:fill="F9F9FA"/>
        </w:rPr>
      </w:pPr>
    </w:p>
    <w:p w14:paraId="258BC7D0" w14:textId="77777777" w:rsidR="001A74EF" w:rsidRDefault="001A74EF" w:rsidP="004827BD">
      <w:pPr>
        <w:spacing w:after="0" w:line="240" w:lineRule="auto"/>
        <w:rPr>
          <w:ins w:id="553" w:author="Admin" w:date="2021-05-03T07:37:00Z"/>
          <w:rFonts w:ascii="Fira Sans" w:hAnsi="Fira Sans"/>
          <w:color w:val="2D3846"/>
          <w:shd w:val="clear" w:color="auto" w:fill="F9F9FA"/>
        </w:rPr>
      </w:pPr>
      <w:ins w:id="554" w:author="Admin" w:date="2021-05-03T07:37:00Z">
        <w:r>
          <w:rPr>
            <w:noProof/>
          </w:rPr>
          <w:drawing>
            <wp:inline distT="0" distB="0" distL="0" distR="0" wp14:anchorId="2A41DC58" wp14:editId="3BAEEFBD">
              <wp:extent cx="4143375" cy="1009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43375" cy="1009650"/>
                      </a:xfrm>
                      <a:prstGeom prst="rect">
                        <a:avLst/>
                      </a:prstGeom>
                    </pic:spPr>
                  </pic:pic>
                </a:graphicData>
              </a:graphic>
            </wp:inline>
          </w:drawing>
        </w:r>
      </w:ins>
    </w:p>
    <w:p w14:paraId="7E7D320D" w14:textId="77777777" w:rsidR="001A74EF" w:rsidRDefault="001A74EF" w:rsidP="004827BD">
      <w:pPr>
        <w:spacing w:after="0" w:line="240" w:lineRule="auto"/>
        <w:rPr>
          <w:ins w:id="555" w:author="Admin" w:date="2021-05-03T07:37:00Z"/>
          <w:rFonts w:ascii="Fira Sans" w:hAnsi="Fira Sans"/>
          <w:color w:val="2D3846"/>
          <w:shd w:val="clear" w:color="auto" w:fill="F9F9FA"/>
        </w:rPr>
      </w:pPr>
    </w:p>
    <w:p w14:paraId="23F62578" w14:textId="77777777" w:rsidR="001A74EF" w:rsidRPr="001A74EF" w:rsidRDefault="001A74EF" w:rsidP="001A74EF">
      <w:pPr>
        <w:pStyle w:val="Heading1"/>
        <w:shd w:val="clear" w:color="auto" w:fill="F9F9FA"/>
        <w:spacing w:before="0" w:line="563" w:lineRule="atLeast"/>
        <w:textAlignment w:val="baseline"/>
        <w:rPr>
          <w:ins w:id="556" w:author="Admin" w:date="2021-05-03T07:37:00Z"/>
          <w:rFonts w:ascii="inherit" w:hAnsi="inherit"/>
          <w:color w:val="2D3846"/>
          <w:sz w:val="38"/>
          <w:szCs w:val="38"/>
          <w:bdr w:val="none" w:sz="0" w:space="0" w:color="auto" w:frame="1"/>
        </w:rPr>
      </w:pPr>
      <w:ins w:id="557" w:author="Admin" w:date="2021-05-03T07:37:00Z">
        <w:r>
          <w:rPr>
            <w:rStyle w:val="sl-description-text"/>
            <w:rFonts w:ascii="inherit" w:hAnsi="inherit"/>
            <w:color w:val="2D3846"/>
            <w:sz w:val="38"/>
            <w:szCs w:val="38"/>
            <w:bdr w:val="none" w:sz="0" w:space="0" w:color="auto" w:frame="1"/>
          </w:rPr>
          <w:t>Lists</w:t>
        </w:r>
      </w:ins>
    </w:p>
    <w:p w14:paraId="3508331A" w14:textId="77777777" w:rsidR="001A74EF" w:rsidRDefault="001A74EF" w:rsidP="004827BD">
      <w:pPr>
        <w:spacing w:after="0" w:line="240" w:lineRule="auto"/>
        <w:rPr>
          <w:ins w:id="558" w:author="Admin" w:date="2021-05-03T07:37:00Z"/>
          <w:rStyle w:val="sl-description-text"/>
          <w:rFonts w:ascii="Fira Sans" w:hAnsi="Fira Sans"/>
          <w:color w:val="2D3846"/>
          <w:bdr w:val="none" w:sz="0" w:space="0" w:color="auto" w:frame="1"/>
          <w:shd w:val="clear" w:color="auto" w:fill="F9F9FA"/>
        </w:rPr>
      </w:pPr>
      <w:ins w:id="559" w:author="Admin" w:date="2021-05-03T07:37:00Z">
        <w:r>
          <w:rPr>
            <w:rStyle w:val="sl-description-text"/>
            <w:rFonts w:ascii="Fira Sans" w:hAnsi="Fira Sans"/>
            <w:color w:val="2D3846"/>
            <w:bdr w:val="none" w:sz="0" w:space="0" w:color="auto" w:frame="1"/>
            <w:shd w:val="clear" w:color="auto" w:fill="F9F9FA"/>
          </w:rPr>
          <w:t>Web apps commonly contain repeating elements, such as lists or sections, where the same DOM element is repeated with a different data set. Consider an array of strings:</w:t>
        </w:r>
      </w:ins>
    </w:p>
    <w:p w14:paraId="169D435D" w14:textId="77777777" w:rsidR="00B97C8A" w:rsidRDefault="00B97C8A" w:rsidP="004827BD">
      <w:pPr>
        <w:spacing w:after="0" w:line="240" w:lineRule="auto"/>
        <w:rPr>
          <w:ins w:id="560" w:author="Admin" w:date="2021-05-03T07:37:00Z"/>
          <w:rFonts w:ascii="Fira Sans" w:hAnsi="Fira Sans"/>
          <w:color w:val="2D3846"/>
          <w:shd w:val="clear" w:color="auto" w:fill="F9F9FA"/>
        </w:rPr>
      </w:pPr>
      <w:ins w:id="561" w:author="Admin" w:date="2021-05-03T07:37:00Z">
        <w:r>
          <w:rPr>
            <w:noProof/>
          </w:rPr>
          <w:drawing>
            <wp:inline distT="0" distB="0" distL="0" distR="0" wp14:anchorId="41300259" wp14:editId="69D6DE41">
              <wp:extent cx="4152900" cy="533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52900" cy="533400"/>
                      </a:xfrm>
                      <a:prstGeom prst="rect">
                        <a:avLst/>
                      </a:prstGeom>
                    </pic:spPr>
                  </pic:pic>
                </a:graphicData>
              </a:graphic>
            </wp:inline>
          </w:drawing>
        </w:r>
      </w:ins>
    </w:p>
    <w:p w14:paraId="2A2E153D" w14:textId="77777777" w:rsidR="00B97C8A" w:rsidRDefault="00B97C8A" w:rsidP="004827BD">
      <w:pPr>
        <w:spacing w:after="0" w:line="240" w:lineRule="auto"/>
        <w:rPr>
          <w:ins w:id="562" w:author="Admin" w:date="2021-05-03T07:37:00Z"/>
          <w:rStyle w:val="sl-description-text"/>
          <w:rFonts w:ascii="Fira Sans" w:hAnsi="Fira Sans"/>
          <w:color w:val="2D3846"/>
          <w:bdr w:val="none" w:sz="0" w:space="0" w:color="auto" w:frame="1"/>
          <w:shd w:val="clear" w:color="auto" w:fill="F9F9FA"/>
        </w:rPr>
      </w:pPr>
      <w:ins w:id="563" w:author="Admin" w:date="2021-05-03T07:37:00Z">
        <w:r>
          <w:rPr>
            <w:rStyle w:val="sl-description-text"/>
            <w:rFonts w:ascii="Fira Sans" w:hAnsi="Fira Sans"/>
            <w:color w:val="2D3846"/>
            <w:bdr w:val="none" w:sz="0" w:space="0" w:color="auto" w:frame="1"/>
            <w:shd w:val="clear" w:color="auto" w:fill="F9F9FA"/>
          </w:rPr>
          <w:t>We need to render a list &lt;li&gt; element for each item in the array.</w:t>
        </w:r>
        <w:r>
          <w:rPr>
            <w:rFonts w:ascii="Fira Sans" w:hAnsi="Fira Sans"/>
            <w:color w:val="2D3846"/>
          </w:rPr>
          <w:br/>
        </w:r>
        <w:r>
          <w:rPr>
            <w:rStyle w:val="sl-description-text"/>
            <w:rFonts w:ascii="Fira Sans" w:hAnsi="Fira Sans"/>
            <w:color w:val="2D3846"/>
            <w:bdr w:val="none" w:sz="0" w:space="0" w:color="auto" w:frame="1"/>
            <w:shd w:val="clear" w:color="auto" w:fill="F9F9FA"/>
          </w:rPr>
          <w:t>We can define a </w:t>
        </w:r>
        <w:proofErr w:type="spellStart"/>
        <w:r>
          <w:rPr>
            <w:rStyle w:val="sl-description-text"/>
            <w:rFonts w:ascii="inherit" w:hAnsi="inherit"/>
            <w:b/>
            <w:bCs/>
            <w:color w:val="2D3846"/>
            <w:bdr w:val="none" w:sz="0" w:space="0" w:color="auto" w:frame="1"/>
            <w:shd w:val="clear" w:color="auto" w:fill="F9F9FA"/>
          </w:rPr>
          <w:t>MyList</w:t>
        </w:r>
        <w:proofErr w:type="spellEnd"/>
        <w:r>
          <w:rPr>
            <w:rStyle w:val="sl-description-text"/>
            <w:rFonts w:ascii="Fira Sans" w:hAnsi="Fira Sans"/>
            <w:color w:val="2D3846"/>
            <w:bdr w:val="none" w:sz="0" w:space="0" w:color="auto" w:frame="1"/>
            <w:shd w:val="clear" w:color="auto" w:fill="F9F9FA"/>
          </w:rPr>
          <w:t> component and pass it the array as a prop using a custom </w:t>
        </w:r>
        <w:r>
          <w:rPr>
            <w:rStyle w:val="sl-description-text"/>
            <w:rFonts w:ascii="inherit" w:hAnsi="inherit"/>
            <w:b/>
            <w:bCs/>
            <w:color w:val="2D3846"/>
            <w:bdr w:val="none" w:sz="0" w:space="0" w:color="auto" w:frame="1"/>
            <w:shd w:val="clear" w:color="auto" w:fill="F9F9FA"/>
          </w:rPr>
          <w:t>data</w:t>
        </w:r>
        <w:r>
          <w:rPr>
            <w:rStyle w:val="sl-description-text"/>
            <w:rFonts w:ascii="Fira Sans" w:hAnsi="Fira Sans"/>
            <w:color w:val="2D3846"/>
            <w:bdr w:val="none" w:sz="0" w:space="0" w:color="auto" w:frame="1"/>
            <w:shd w:val="clear" w:color="auto" w:fill="F9F9FA"/>
          </w:rPr>
          <w:t> attribute:</w:t>
        </w:r>
      </w:ins>
    </w:p>
    <w:p w14:paraId="44F17F74" w14:textId="77777777" w:rsidR="00B97C8A" w:rsidRDefault="00B97C8A" w:rsidP="004827BD">
      <w:pPr>
        <w:spacing w:after="0" w:line="240" w:lineRule="auto"/>
        <w:rPr>
          <w:ins w:id="564" w:author="Admin" w:date="2021-05-03T07:37:00Z"/>
          <w:rFonts w:ascii="Fira Sans" w:hAnsi="Fira Sans"/>
          <w:color w:val="2D3846"/>
          <w:shd w:val="clear" w:color="auto" w:fill="F9F9FA"/>
        </w:rPr>
      </w:pPr>
      <w:ins w:id="565" w:author="Admin" w:date="2021-05-03T07:37:00Z">
        <w:r>
          <w:rPr>
            <w:noProof/>
          </w:rPr>
          <w:drawing>
            <wp:inline distT="0" distB="0" distL="0" distR="0" wp14:anchorId="73196037" wp14:editId="2F8D20CE">
              <wp:extent cx="4219575" cy="5238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19575" cy="523875"/>
                      </a:xfrm>
                      <a:prstGeom prst="rect">
                        <a:avLst/>
                      </a:prstGeom>
                    </pic:spPr>
                  </pic:pic>
                </a:graphicData>
              </a:graphic>
            </wp:inline>
          </w:drawing>
        </w:r>
      </w:ins>
    </w:p>
    <w:p w14:paraId="7FB36B1D" w14:textId="77777777" w:rsidR="00B97C8A" w:rsidRDefault="00B97C8A" w:rsidP="004827BD">
      <w:pPr>
        <w:spacing w:after="0" w:line="240" w:lineRule="auto"/>
        <w:rPr>
          <w:ins w:id="566" w:author="Admin" w:date="2021-05-03T07:37:00Z"/>
          <w:rFonts w:ascii="Fira Sans" w:hAnsi="Fira Sans"/>
          <w:color w:val="2D3846"/>
          <w:shd w:val="clear" w:color="auto" w:fill="F9F9FA"/>
        </w:rPr>
      </w:pPr>
      <w:ins w:id="567" w:author="Admin" w:date="2021-05-03T07:37:00Z">
        <w:r>
          <w:rPr>
            <w:rFonts w:ascii="Fira Sans" w:hAnsi="Fira Sans"/>
            <w:color w:val="2D3846"/>
            <w:shd w:val="clear" w:color="auto" w:fill="F9F9FA"/>
          </w:rPr>
          <w:t xml:space="preserve">Now, when the array is accessible via props, we can write the component </w:t>
        </w:r>
        <w:proofErr w:type="spellStart"/>
        <w:r>
          <w:rPr>
            <w:rFonts w:ascii="Fira Sans" w:hAnsi="Fira Sans"/>
            <w:color w:val="2D3846"/>
            <w:shd w:val="clear" w:color="auto" w:fill="F9F9FA"/>
          </w:rPr>
          <w:t>logi</w:t>
        </w:r>
        <w:proofErr w:type="spellEnd"/>
        <w:r w:rsidR="00C62456">
          <w:rPr>
            <w:rFonts w:ascii="Fira Sans" w:hAnsi="Fira Sans"/>
            <w:color w:val="2D3846"/>
            <w:shd w:val="clear" w:color="auto" w:fill="F9F9FA"/>
          </w:rPr>
          <w:t xml:space="preserve"> </w:t>
        </w:r>
        <w:r>
          <w:rPr>
            <w:rFonts w:ascii="Fira Sans" w:hAnsi="Fira Sans"/>
            <w:color w:val="2D3846"/>
            <w:shd w:val="clear" w:color="auto" w:fill="F9F9FA"/>
          </w:rPr>
          <w:t>c:</w:t>
        </w:r>
      </w:ins>
    </w:p>
    <w:p w14:paraId="21213FE8" w14:textId="77777777" w:rsidR="00B97C8A" w:rsidRDefault="00B97C8A" w:rsidP="004827BD">
      <w:pPr>
        <w:spacing w:after="0" w:line="240" w:lineRule="auto"/>
        <w:rPr>
          <w:ins w:id="568" w:author="Admin" w:date="2021-05-03T07:37:00Z"/>
          <w:rFonts w:ascii="Fira Sans" w:hAnsi="Fira Sans"/>
          <w:color w:val="2D3846"/>
          <w:shd w:val="clear" w:color="auto" w:fill="F9F9FA"/>
        </w:rPr>
      </w:pPr>
    </w:p>
    <w:p w14:paraId="139D713D" w14:textId="77777777" w:rsidR="00B97C8A" w:rsidRDefault="00B97C8A" w:rsidP="004827BD">
      <w:pPr>
        <w:spacing w:after="0" w:line="240" w:lineRule="auto"/>
        <w:rPr>
          <w:ins w:id="569" w:author="Admin" w:date="2021-05-03T07:37:00Z"/>
          <w:rFonts w:ascii="Fira Sans" w:hAnsi="Fira Sans"/>
          <w:color w:val="2D3846"/>
          <w:shd w:val="clear" w:color="auto" w:fill="F9F9FA"/>
        </w:rPr>
      </w:pPr>
      <w:ins w:id="570" w:author="Admin" w:date="2021-05-03T07:37:00Z">
        <w:r>
          <w:rPr>
            <w:noProof/>
          </w:rPr>
          <w:drawing>
            <wp:inline distT="0" distB="0" distL="0" distR="0" wp14:anchorId="54305E5E" wp14:editId="5EA12CB0">
              <wp:extent cx="4171950" cy="1266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71950" cy="1266825"/>
                      </a:xfrm>
                      <a:prstGeom prst="rect">
                        <a:avLst/>
                      </a:prstGeom>
                    </pic:spPr>
                  </pic:pic>
                </a:graphicData>
              </a:graphic>
            </wp:inline>
          </w:drawing>
        </w:r>
      </w:ins>
    </w:p>
    <w:p w14:paraId="1A0DEF5A" w14:textId="77777777" w:rsidR="00B97C8A" w:rsidRDefault="00B97C8A" w:rsidP="004827BD">
      <w:pPr>
        <w:spacing w:after="0" w:line="240" w:lineRule="auto"/>
        <w:rPr>
          <w:ins w:id="571" w:author="Admin" w:date="2021-05-03T07:37:00Z"/>
          <w:rStyle w:val="sl-description-text"/>
          <w:rFonts w:ascii="inherit" w:hAnsi="inherit"/>
          <w:b/>
          <w:bCs/>
          <w:color w:val="2D3846"/>
          <w:bdr w:val="none" w:sz="0" w:space="0" w:color="auto" w:frame="1"/>
          <w:shd w:val="clear" w:color="auto" w:fill="F9F9FA"/>
        </w:rPr>
      </w:pPr>
      <w:ins w:id="572" w:author="Admin" w:date="2021-05-03T07:37:00Z">
        <w:r>
          <w:rPr>
            <w:rStyle w:val="sl-description-text"/>
            <w:rFonts w:ascii="Fira Sans" w:hAnsi="Fira Sans"/>
            <w:color w:val="2D3846"/>
            <w:bdr w:val="none" w:sz="0" w:space="0" w:color="auto" w:frame="1"/>
            <w:shd w:val="clear" w:color="auto" w:fill="F9F9FA"/>
          </w:rPr>
          <w:t>We take the input array from the incoming props, loop through the array using the JavaScript </w:t>
        </w:r>
        <w:r>
          <w:rPr>
            <w:rStyle w:val="sl-description-text"/>
            <w:rFonts w:ascii="inherit" w:hAnsi="inherit"/>
            <w:b/>
            <w:bCs/>
            <w:color w:val="2D3846"/>
            <w:bdr w:val="none" w:sz="0" w:space="0" w:color="auto" w:frame="1"/>
            <w:shd w:val="clear" w:color="auto" w:fill="F9F9FA"/>
          </w:rPr>
          <w:t>map</w:t>
        </w:r>
        <w:r>
          <w:rPr>
            <w:rStyle w:val="sl-description-text"/>
            <w:rFonts w:ascii="Fira Sans" w:hAnsi="Fira Sans"/>
            <w:color w:val="2D3846"/>
            <w:bdr w:val="none" w:sz="0" w:space="0" w:color="auto" w:frame="1"/>
            <w:shd w:val="clear" w:color="auto" w:fill="F9F9FA"/>
          </w:rPr>
          <w:t> function and return a &lt;li&gt; element for each item.</w:t>
        </w:r>
        <w:r>
          <w:rPr>
            <w:rFonts w:ascii="Fira Sans" w:hAnsi="Fira Sans"/>
            <w:color w:val="2D3846"/>
          </w:rPr>
          <w:br/>
        </w:r>
        <w:r>
          <w:rPr>
            <w:rStyle w:val="sl-description-text"/>
            <w:rFonts w:ascii="Fira Sans" w:hAnsi="Fira Sans"/>
            <w:color w:val="2D3846"/>
            <w:bdr w:val="none" w:sz="0" w:space="0" w:color="auto" w:frame="1"/>
            <w:shd w:val="clear" w:color="auto" w:fill="F9F9FA"/>
          </w:rPr>
          <w:lastRenderedPageBreak/>
          <w:t>The resulted array is stored in the </w:t>
        </w:r>
        <w:proofErr w:type="spellStart"/>
        <w:r>
          <w:rPr>
            <w:rStyle w:val="sl-description-text"/>
            <w:rFonts w:ascii="inherit" w:hAnsi="inherit"/>
            <w:b/>
            <w:bCs/>
            <w:color w:val="2D3846"/>
            <w:bdr w:val="none" w:sz="0" w:space="0" w:color="auto" w:frame="1"/>
            <w:shd w:val="clear" w:color="auto" w:fill="F9F9FA"/>
          </w:rPr>
          <w:t>listItems</w:t>
        </w:r>
        <w:proofErr w:type="spellEnd"/>
        <w:r>
          <w:rPr>
            <w:rStyle w:val="sl-description-text"/>
            <w:rFonts w:ascii="Fira Sans" w:hAnsi="Fira Sans"/>
            <w:color w:val="2D3846"/>
            <w:bdr w:val="none" w:sz="0" w:space="0" w:color="auto" w:frame="1"/>
            <w:shd w:val="clear" w:color="auto" w:fill="F9F9FA"/>
          </w:rPr>
          <w:t> variable.</w:t>
        </w:r>
        <w:r>
          <w:rPr>
            <w:rFonts w:ascii="Fira Sans" w:hAnsi="Fira Sans"/>
            <w:color w:val="2D3846"/>
          </w:rPr>
          <w:br/>
        </w:r>
        <w:r>
          <w:rPr>
            <w:rStyle w:val="sl-description-text"/>
            <w:rFonts w:ascii="Fira Sans" w:hAnsi="Fira Sans"/>
            <w:color w:val="2D3846"/>
            <w:bdr w:val="none" w:sz="0" w:space="0" w:color="auto" w:frame="1"/>
            <w:shd w:val="clear" w:color="auto" w:fill="F9F9FA"/>
          </w:rPr>
          <w:t xml:space="preserve">Then, the component returns the </w:t>
        </w:r>
        <w:proofErr w:type="spellStart"/>
        <w:r>
          <w:rPr>
            <w:rStyle w:val="sl-description-text"/>
            <w:rFonts w:ascii="Fira Sans" w:hAnsi="Fira Sans"/>
            <w:color w:val="2D3846"/>
            <w:bdr w:val="none" w:sz="0" w:space="0" w:color="auto" w:frame="1"/>
            <w:shd w:val="clear" w:color="auto" w:fill="F9F9FA"/>
          </w:rPr>
          <w:t>listItems</w:t>
        </w:r>
        <w:proofErr w:type="spellEnd"/>
        <w:r>
          <w:rPr>
            <w:rStyle w:val="sl-description-text"/>
            <w:rFonts w:ascii="Fira Sans" w:hAnsi="Fira Sans"/>
            <w:color w:val="2D3846"/>
            <w:bdr w:val="none" w:sz="0" w:space="0" w:color="auto" w:frame="1"/>
            <w:shd w:val="clear" w:color="auto" w:fill="F9F9FA"/>
          </w:rPr>
          <w:t xml:space="preserve"> array inside a &lt;</w:t>
        </w:r>
        <w:proofErr w:type="spellStart"/>
        <w:r>
          <w:rPr>
            <w:rStyle w:val="sl-description-text"/>
            <w:rFonts w:ascii="Fira Sans" w:hAnsi="Fira Sans"/>
            <w:color w:val="2D3846"/>
            <w:bdr w:val="none" w:sz="0" w:space="0" w:color="auto" w:frame="1"/>
            <w:shd w:val="clear" w:color="auto" w:fill="F9F9FA"/>
          </w:rPr>
          <w:t>ul</w:t>
        </w:r>
        <w:proofErr w:type="spellEnd"/>
        <w:r>
          <w:rPr>
            <w:rStyle w:val="sl-description-text"/>
            <w:rFonts w:ascii="Fira Sans" w:hAnsi="Fira Sans"/>
            <w:color w:val="2D3846"/>
            <w:bdr w:val="none" w:sz="0" w:space="0" w:color="auto" w:frame="1"/>
            <w:shd w:val="clear" w:color="auto" w:fill="F9F9FA"/>
          </w:rPr>
          <w:t>&gt; tag.</w:t>
        </w:r>
        <w:r>
          <w:rPr>
            <w:rFonts w:ascii="Fira Sans" w:hAnsi="Fira Sans"/>
            <w:color w:val="2D3846"/>
          </w:rPr>
          <w:br/>
        </w:r>
        <w:r>
          <w:rPr>
            <w:rFonts w:ascii="Fira Sans" w:hAnsi="Fira Sans"/>
            <w:b/>
            <w:bCs/>
            <w:color w:val="2D3846"/>
            <w:bdr w:val="none" w:sz="0" w:space="0" w:color="auto" w:frame="1"/>
            <w:shd w:val="clear" w:color="auto" w:fill="F9F9FA"/>
          </w:rPr>
          <w:br/>
        </w:r>
        <w:r>
          <w:rPr>
            <w:rStyle w:val="sl-description-text"/>
            <w:rFonts w:ascii="inherit" w:hAnsi="inherit"/>
            <w:b/>
            <w:bCs/>
            <w:color w:val="2D3846"/>
            <w:bdr w:val="none" w:sz="0" w:space="0" w:color="auto" w:frame="1"/>
            <w:shd w:val="clear" w:color="auto" w:fill="F9F9FA"/>
          </w:rPr>
          <w:t>The result:</w:t>
        </w:r>
      </w:ins>
    </w:p>
    <w:p w14:paraId="23A42065" w14:textId="77777777" w:rsidR="00B97C8A" w:rsidRDefault="00B97C8A" w:rsidP="004827BD">
      <w:pPr>
        <w:spacing w:after="0" w:line="240" w:lineRule="auto"/>
        <w:rPr>
          <w:ins w:id="573" w:author="Admin" w:date="2021-05-03T07:37:00Z"/>
          <w:rStyle w:val="sl-description-text"/>
          <w:rFonts w:ascii="inherit" w:hAnsi="inherit"/>
          <w:b/>
          <w:bCs/>
          <w:color w:val="2D3846"/>
          <w:bdr w:val="none" w:sz="0" w:space="0" w:color="auto" w:frame="1"/>
          <w:shd w:val="clear" w:color="auto" w:fill="F9F9FA"/>
        </w:rPr>
      </w:pPr>
    </w:p>
    <w:p w14:paraId="6A7B8E38" w14:textId="77777777" w:rsidR="00B97C8A" w:rsidRDefault="00B97C8A" w:rsidP="004827BD">
      <w:pPr>
        <w:spacing w:after="0" w:line="240" w:lineRule="auto"/>
        <w:rPr>
          <w:ins w:id="574" w:author="Admin" w:date="2021-05-03T07:37:00Z"/>
          <w:rFonts w:ascii="Fira Sans" w:hAnsi="Fira Sans"/>
          <w:color w:val="2D3846"/>
          <w:shd w:val="clear" w:color="auto" w:fill="F9F9FA"/>
        </w:rPr>
      </w:pPr>
      <w:ins w:id="575" w:author="Admin" w:date="2021-05-03T07:37:00Z">
        <w:r>
          <w:rPr>
            <w:noProof/>
          </w:rPr>
          <w:drawing>
            <wp:inline distT="0" distB="0" distL="0" distR="0" wp14:anchorId="683C5565" wp14:editId="6DA4EE63">
              <wp:extent cx="3324225" cy="17049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4225" cy="1704975"/>
                      </a:xfrm>
                      <a:prstGeom prst="rect">
                        <a:avLst/>
                      </a:prstGeom>
                    </pic:spPr>
                  </pic:pic>
                </a:graphicData>
              </a:graphic>
            </wp:inline>
          </w:drawing>
        </w:r>
      </w:ins>
    </w:p>
    <w:p w14:paraId="210BD7C8" w14:textId="77777777" w:rsidR="00B97C8A" w:rsidRDefault="00B97C8A" w:rsidP="004827BD">
      <w:pPr>
        <w:spacing w:after="0" w:line="240" w:lineRule="auto"/>
        <w:rPr>
          <w:ins w:id="576" w:author="Admin" w:date="2021-05-03T07:37:00Z"/>
          <w:rFonts w:ascii="Fira Sans" w:hAnsi="Fira Sans"/>
          <w:color w:val="2D3846"/>
          <w:shd w:val="clear" w:color="auto" w:fill="F9F9FA"/>
        </w:rPr>
      </w:pPr>
      <w:ins w:id="577" w:author="Admin" w:date="2021-05-03T07:37:00Z">
        <w:r>
          <w:rPr>
            <w:noProof/>
          </w:rPr>
          <w:drawing>
            <wp:inline distT="0" distB="0" distL="0" distR="0" wp14:anchorId="6B5A3EFA" wp14:editId="002EF622">
              <wp:extent cx="4105275" cy="6096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05275" cy="609600"/>
                      </a:xfrm>
                      <a:prstGeom prst="rect">
                        <a:avLst/>
                      </a:prstGeom>
                    </pic:spPr>
                  </pic:pic>
                </a:graphicData>
              </a:graphic>
            </wp:inline>
          </w:drawing>
        </w:r>
      </w:ins>
    </w:p>
    <w:p w14:paraId="5E61DA89" w14:textId="77777777" w:rsidR="00B97C8A" w:rsidRDefault="00B97C8A" w:rsidP="00B97C8A">
      <w:pPr>
        <w:pStyle w:val="Heading1"/>
        <w:shd w:val="clear" w:color="auto" w:fill="F9F9FA"/>
        <w:spacing w:before="0" w:line="563" w:lineRule="atLeast"/>
        <w:textAlignment w:val="baseline"/>
        <w:rPr>
          <w:ins w:id="578" w:author="Admin" w:date="2021-05-03T07:37:00Z"/>
          <w:rFonts w:ascii="Fira Sans" w:hAnsi="Fira Sans"/>
          <w:color w:val="2D3846"/>
          <w:sz w:val="38"/>
          <w:szCs w:val="38"/>
        </w:rPr>
      </w:pPr>
      <w:ins w:id="579" w:author="Admin" w:date="2021-05-03T07:37:00Z">
        <w:r>
          <w:rPr>
            <w:rStyle w:val="sl-description-text"/>
            <w:rFonts w:ascii="inherit" w:hAnsi="inherit"/>
            <w:color w:val="2D3846"/>
            <w:sz w:val="38"/>
            <w:szCs w:val="38"/>
            <w:bdr w:val="none" w:sz="0" w:space="0" w:color="auto" w:frame="1"/>
          </w:rPr>
          <w:t>Keys</w:t>
        </w:r>
      </w:ins>
    </w:p>
    <w:p w14:paraId="6B09B387" w14:textId="77777777" w:rsidR="00B97C8A" w:rsidRDefault="00B97C8A" w:rsidP="004827BD">
      <w:pPr>
        <w:spacing w:after="0" w:line="240" w:lineRule="auto"/>
        <w:rPr>
          <w:ins w:id="580" w:author="Admin" w:date="2021-05-03T07:37:00Z"/>
          <w:rStyle w:val="sl-description-text"/>
          <w:rFonts w:ascii="Fira Sans" w:hAnsi="Fira Sans"/>
          <w:color w:val="2D3846"/>
          <w:bdr w:val="none" w:sz="0" w:space="0" w:color="auto" w:frame="1"/>
          <w:shd w:val="clear" w:color="auto" w:fill="F9F9FA"/>
        </w:rPr>
      </w:pPr>
      <w:ins w:id="581" w:author="Admin" w:date="2021-05-03T07:37:00Z">
        <w:r>
          <w:rPr>
            <w:rStyle w:val="sl-description-text"/>
            <w:rFonts w:ascii="Fira Sans" w:hAnsi="Fira Sans"/>
            <w:color w:val="2D3846"/>
            <w:bdr w:val="none" w:sz="0" w:space="0" w:color="auto" w:frame="1"/>
            <w:shd w:val="clear" w:color="auto" w:fill="F9F9FA"/>
          </w:rPr>
          <w:t>Each element in a list must have a </w:t>
        </w:r>
        <w:r>
          <w:rPr>
            <w:rStyle w:val="sl-description-text"/>
            <w:rFonts w:ascii="inherit" w:hAnsi="inherit"/>
            <w:b/>
            <w:bCs/>
            <w:color w:val="2D3846"/>
            <w:bdr w:val="none" w:sz="0" w:space="0" w:color="auto" w:frame="1"/>
            <w:shd w:val="clear" w:color="auto" w:fill="F9F9FA"/>
          </w:rPr>
          <w:t>key</w:t>
        </w:r>
        <w:r>
          <w:rPr>
            <w:rStyle w:val="sl-description-text"/>
            <w:rFonts w:ascii="Fira Sans" w:hAnsi="Fira Sans"/>
            <w:color w:val="2D3846"/>
            <w:bdr w:val="none" w:sz="0" w:space="0" w:color="auto" w:frame="1"/>
            <w:shd w:val="clear" w:color="auto" w:fill="F9F9FA"/>
          </w:rPr>
          <w:t> attribute.</w:t>
        </w:r>
        <w:r>
          <w:rPr>
            <w:rFonts w:ascii="Fira Sans" w:hAnsi="Fira Sans"/>
            <w:color w:val="2D3846"/>
          </w:rPr>
          <w:br/>
        </w:r>
        <w:r>
          <w:rPr>
            <w:rStyle w:val="sl-description-text"/>
            <w:rFonts w:ascii="Fira Sans" w:hAnsi="Fira Sans"/>
            <w:color w:val="2D3846"/>
            <w:bdr w:val="none" w:sz="0" w:space="0" w:color="auto" w:frame="1"/>
            <w:shd w:val="clear" w:color="auto" w:fill="F9F9FA"/>
          </w:rPr>
          <w:t>Keys act as a unique identity, identifying each element.</w:t>
        </w:r>
        <w:r>
          <w:rPr>
            <w:rFonts w:ascii="Fira Sans" w:hAnsi="Fira Sans"/>
            <w:color w:val="2D3846"/>
          </w:rPr>
          <w:br/>
        </w:r>
        <w:r>
          <w:rPr>
            <w:rStyle w:val="sl-description-text"/>
            <w:rFonts w:ascii="Fira Sans" w:hAnsi="Fira Sans"/>
            <w:color w:val="2D3846"/>
            <w:bdr w:val="none" w:sz="0" w:space="0" w:color="auto" w:frame="1"/>
            <w:shd w:val="clear" w:color="auto" w:fill="F9F9FA"/>
          </w:rPr>
          <w:t>Usually, these are IDs from your data, or can be auto-generated indexes.</w:t>
        </w:r>
      </w:ins>
    </w:p>
    <w:p w14:paraId="6E392240" w14:textId="77777777" w:rsidR="00B97C8A" w:rsidRDefault="00B97C8A" w:rsidP="004827BD">
      <w:pPr>
        <w:spacing w:after="0" w:line="240" w:lineRule="auto"/>
        <w:rPr>
          <w:ins w:id="582" w:author="Admin" w:date="2021-05-03T07:37:00Z"/>
          <w:rStyle w:val="sl-description-text"/>
          <w:rFonts w:ascii="Fira Sans" w:hAnsi="Fira Sans"/>
          <w:color w:val="2D3846"/>
          <w:bdr w:val="none" w:sz="0" w:space="0" w:color="auto" w:frame="1"/>
          <w:shd w:val="clear" w:color="auto" w:fill="F9F9FA"/>
        </w:rPr>
      </w:pPr>
    </w:p>
    <w:p w14:paraId="20E3D3C8" w14:textId="77777777" w:rsidR="00B97C8A" w:rsidRDefault="00B97C8A" w:rsidP="004827BD">
      <w:pPr>
        <w:spacing w:after="0" w:line="240" w:lineRule="auto"/>
        <w:rPr>
          <w:ins w:id="583" w:author="Admin" w:date="2021-05-03T07:37:00Z"/>
          <w:rStyle w:val="sl-description-text"/>
          <w:rFonts w:ascii="inherit" w:hAnsi="inherit"/>
          <w:b/>
          <w:bCs/>
          <w:color w:val="2D3846"/>
          <w:bdr w:val="none" w:sz="0" w:space="0" w:color="auto" w:frame="1"/>
          <w:shd w:val="clear" w:color="auto" w:fill="F9F9FA"/>
        </w:rPr>
      </w:pPr>
      <w:ins w:id="584" w:author="Admin" w:date="2021-05-03T07:37:00Z">
        <w:r>
          <w:rPr>
            <w:rStyle w:val="sl-description-text"/>
            <w:rFonts w:ascii="inherit" w:hAnsi="inherit"/>
            <w:b/>
            <w:bCs/>
            <w:color w:val="2D3846"/>
            <w:bdr w:val="none" w:sz="0" w:space="0" w:color="auto" w:frame="1"/>
            <w:shd w:val="clear" w:color="auto" w:fill="F9F9FA"/>
          </w:rPr>
          <w:t>For example:</w:t>
        </w:r>
      </w:ins>
    </w:p>
    <w:p w14:paraId="5F407419" w14:textId="77777777" w:rsidR="00B97C8A" w:rsidRDefault="00B97C8A" w:rsidP="004827BD">
      <w:pPr>
        <w:spacing w:after="0" w:line="240" w:lineRule="auto"/>
        <w:rPr>
          <w:ins w:id="585" w:author="Admin" w:date="2021-05-03T07:37:00Z"/>
          <w:rFonts w:ascii="Fira Sans" w:hAnsi="Fira Sans"/>
          <w:color w:val="2D3846"/>
          <w:shd w:val="clear" w:color="auto" w:fill="F9F9FA"/>
        </w:rPr>
      </w:pPr>
      <w:ins w:id="586" w:author="Admin" w:date="2021-05-03T07:37:00Z">
        <w:r>
          <w:rPr>
            <w:noProof/>
          </w:rPr>
          <w:drawing>
            <wp:inline distT="0" distB="0" distL="0" distR="0" wp14:anchorId="24A52CD4" wp14:editId="6FB57683">
              <wp:extent cx="4143375" cy="7239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43375" cy="723900"/>
                      </a:xfrm>
                      <a:prstGeom prst="rect">
                        <a:avLst/>
                      </a:prstGeom>
                    </pic:spPr>
                  </pic:pic>
                </a:graphicData>
              </a:graphic>
            </wp:inline>
          </w:drawing>
        </w:r>
      </w:ins>
    </w:p>
    <w:p w14:paraId="46B2D81F" w14:textId="77777777" w:rsidR="00B97C8A" w:rsidRDefault="00B97C8A" w:rsidP="004827BD">
      <w:pPr>
        <w:spacing w:after="0" w:line="240" w:lineRule="auto"/>
        <w:rPr>
          <w:ins w:id="587" w:author="Admin" w:date="2021-05-03T07:37:00Z"/>
          <w:rFonts w:ascii="Fira Sans" w:hAnsi="Fira Sans"/>
          <w:color w:val="2D3846"/>
          <w:shd w:val="clear" w:color="auto" w:fill="F9F9FA"/>
        </w:rPr>
      </w:pPr>
    </w:p>
    <w:p w14:paraId="5A67C8F6" w14:textId="5619EC76" w:rsidR="00D3001C" w:rsidRPr="00937042" w:rsidRDefault="00B97C8A" w:rsidP="004827BD">
      <w:pPr>
        <w:spacing w:after="0" w:line="240" w:lineRule="auto"/>
        <w:rPr>
          <w:rFonts w:ascii="Fira Sans" w:hAnsi="Fira Sans"/>
          <w:color w:val="2D3846"/>
          <w:shd w:val="clear" w:color="auto" w:fill="F9F9FA"/>
          <w:rPrChange w:id="588" w:author="Admin" w:date="2021-05-03T07:37:00Z">
            <w:rPr/>
          </w:rPrChange>
        </w:rPr>
        <w:pPrChange w:id="589" w:author="Admin" w:date="2021-05-03T07:37:00Z">
          <w:pPr/>
        </w:pPrChange>
      </w:pPr>
      <w:ins w:id="590" w:author="Admin" w:date="2021-05-03T07:37:00Z">
        <w:r>
          <w:rPr>
            <w:noProof/>
          </w:rPr>
          <w:drawing>
            <wp:inline distT="0" distB="0" distL="0" distR="0" wp14:anchorId="1F908258" wp14:editId="05E51C1A">
              <wp:extent cx="4105275" cy="8286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05275" cy="828675"/>
                      </a:xfrm>
                      <a:prstGeom prst="rect">
                        <a:avLst/>
                      </a:prstGeom>
                    </pic:spPr>
                  </pic:pic>
                </a:graphicData>
              </a:graphic>
            </wp:inline>
          </w:drawing>
        </w:r>
      </w:ins>
    </w:p>
    <w:sectPr w:rsidR="00D3001C" w:rsidRPr="00937042" w:rsidSect="00215BA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Fira Sans">
    <w:altName w:val="Times New Roman"/>
    <w:panose1 w:val="00000000000000000000"/>
    <w:charset w:val="00"/>
    <w:family w:val="roman"/>
    <w:notTrueType/>
    <w:pitch w:val="default"/>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a8418371d17918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BAE"/>
    <w:rsid w:val="00054561"/>
    <w:rsid w:val="000F18A7"/>
    <w:rsid w:val="001A74EF"/>
    <w:rsid w:val="001D5367"/>
    <w:rsid w:val="001E7564"/>
    <w:rsid w:val="00215BAE"/>
    <w:rsid w:val="00280F48"/>
    <w:rsid w:val="002C4B36"/>
    <w:rsid w:val="00394E3C"/>
    <w:rsid w:val="00421D03"/>
    <w:rsid w:val="004827BD"/>
    <w:rsid w:val="004D1276"/>
    <w:rsid w:val="004E1059"/>
    <w:rsid w:val="006368C6"/>
    <w:rsid w:val="00660A49"/>
    <w:rsid w:val="00661D79"/>
    <w:rsid w:val="006C2D3A"/>
    <w:rsid w:val="00811079"/>
    <w:rsid w:val="008A6CDA"/>
    <w:rsid w:val="00937042"/>
    <w:rsid w:val="009759EB"/>
    <w:rsid w:val="009A778D"/>
    <w:rsid w:val="00A43C36"/>
    <w:rsid w:val="00B41ECD"/>
    <w:rsid w:val="00B826AD"/>
    <w:rsid w:val="00B97C8A"/>
    <w:rsid w:val="00BB181D"/>
    <w:rsid w:val="00BE78F0"/>
    <w:rsid w:val="00C20342"/>
    <w:rsid w:val="00C62456"/>
    <w:rsid w:val="00D3001C"/>
    <w:rsid w:val="00D917AE"/>
    <w:rsid w:val="00DA4444"/>
    <w:rsid w:val="00EB05A2"/>
    <w:rsid w:val="00F03F3B"/>
    <w:rsid w:val="00F13826"/>
    <w:rsid w:val="00F30A11"/>
    <w:rsid w:val="00F36724"/>
    <w:rsid w:val="00F77EB2"/>
    <w:rsid w:val="00FD0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45F3F"/>
  <w15:chartTrackingRefBased/>
  <w15:docId w15:val="{4EE82434-13CF-4B2F-8E71-673D03387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5B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10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6C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BAE"/>
    <w:rPr>
      <w:rFonts w:asciiTheme="majorHAnsi" w:eastAsiaTheme="majorEastAsia" w:hAnsiTheme="majorHAnsi" w:cstheme="majorBidi"/>
      <w:color w:val="2E74B5" w:themeColor="accent1" w:themeShade="BF"/>
      <w:sz w:val="32"/>
      <w:szCs w:val="32"/>
    </w:rPr>
  </w:style>
  <w:style w:type="character" w:customStyle="1" w:styleId="sl-description-text">
    <w:name w:val="sl-description-text"/>
    <w:basedOn w:val="DefaultParagraphFont"/>
    <w:rsid w:val="00215BAE"/>
  </w:style>
  <w:style w:type="character" w:styleId="Hyperlink">
    <w:name w:val="Hyperlink"/>
    <w:basedOn w:val="DefaultParagraphFont"/>
    <w:uiPriority w:val="99"/>
    <w:unhideWhenUsed/>
    <w:rsid w:val="00F03F3B"/>
    <w:rPr>
      <w:color w:val="0563C1" w:themeColor="hyperlink"/>
      <w:u w:val="single"/>
    </w:rPr>
  </w:style>
  <w:style w:type="character" w:customStyle="1" w:styleId="Heading2Char">
    <w:name w:val="Heading 2 Char"/>
    <w:basedOn w:val="DefaultParagraphFont"/>
    <w:link w:val="Heading2"/>
    <w:uiPriority w:val="9"/>
    <w:rsid w:val="004E105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A6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A6CDA"/>
    <w:rPr>
      <w:rFonts w:asciiTheme="majorHAnsi" w:eastAsiaTheme="majorEastAsia" w:hAnsiTheme="majorHAnsi" w:cstheme="majorBidi"/>
      <w:color w:val="1F4D78" w:themeColor="accent1" w:themeShade="7F"/>
      <w:sz w:val="24"/>
      <w:szCs w:val="24"/>
    </w:rPr>
  </w:style>
  <w:style w:type="table" w:styleId="PlainTable1">
    <w:name w:val="Plain Table 1"/>
    <w:basedOn w:val="TableNormal"/>
    <w:uiPriority w:val="41"/>
    <w:rsid w:val="008A6C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A6C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8A6CD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8A6C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8A6C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8A6CD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4">
    <w:name w:val="Grid Table 3 Accent 4"/>
    <w:basedOn w:val="TableNormal"/>
    <w:uiPriority w:val="48"/>
    <w:rsid w:val="008A6C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5">
    <w:name w:val="Grid Table 4 Accent 5"/>
    <w:basedOn w:val="TableNormal"/>
    <w:uiPriority w:val="49"/>
    <w:rsid w:val="008A6CD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054561"/>
    <w:pPr>
      <w:spacing w:after="0" w:line="240" w:lineRule="auto"/>
    </w:pPr>
  </w:style>
  <w:style w:type="paragraph" w:styleId="BalloonText">
    <w:name w:val="Balloon Text"/>
    <w:basedOn w:val="Normal"/>
    <w:link w:val="BalloonTextChar"/>
    <w:uiPriority w:val="99"/>
    <w:semiHidden/>
    <w:unhideWhenUsed/>
    <w:rsid w:val="00054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5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83313">
      <w:bodyDiv w:val="1"/>
      <w:marLeft w:val="0"/>
      <w:marRight w:val="0"/>
      <w:marTop w:val="0"/>
      <w:marBottom w:val="0"/>
      <w:divBdr>
        <w:top w:val="none" w:sz="0" w:space="0" w:color="auto"/>
        <w:left w:val="none" w:sz="0" w:space="0" w:color="auto"/>
        <w:bottom w:val="none" w:sz="0" w:space="0" w:color="auto"/>
        <w:right w:val="none" w:sz="0" w:space="0" w:color="auto"/>
      </w:divBdr>
    </w:div>
    <w:div w:id="123161988">
      <w:bodyDiv w:val="1"/>
      <w:marLeft w:val="0"/>
      <w:marRight w:val="0"/>
      <w:marTop w:val="0"/>
      <w:marBottom w:val="0"/>
      <w:divBdr>
        <w:top w:val="none" w:sz="0" w:space="0" w:color="auto"/>
        <w:left w:val="none" w:sz="0" w:space="0" w:color="auto"/>
        <w:bottom w:val="none" w:sz="0" w:space="0" w:color="auto"/>
        <w:right w:val="none" w:sz="0" w:space="0" w:color="auto"/>
      </w:divBdr>
      <w:divsChild>
        <w:div w:id="722755300">
          <w:marLeft w:val="0"/>
          <w:marRight w:val="0"/>
          <w:marTop w:val="0"/>
          <w:marBottom w:val="0"/>
          <w:divBdr>
            <w:top w:val="none" w:sz="0" w:space="0" w:color="auto"/>
            <w:left w:val="none" w:sz="0" w:space="0" w:color="auto"/>
            <w:bottom w:val="none" w:sz="0" w:space="0" w:color="auto"/>
            <w:right w:val="none" w:sz="0" w:space="0" w:color="auto"/>
          </w:divBdr>
          <w:divsChild>
            <w:div w:id="146669854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045360">
      <w:bodyDiv w:val="1"/>
      <w:marLeft w:val="0"/>
      <w:marRight w:val="0"/>
      <w:marTop w:val="0"/>
      <w:marBottom w:val="0"/>
      <w:divBdr>
        <w:top w:val="none" w:sz="0" w:space="0" w:color="auto"/>
        <w:left w:val="none" w:sz="0" w:space="0" w:color="auto"/>
        <w:bottom w:val="none" w:sz="0" w:space="0" w:color="auto"/>
        <w:right w:val="none" w:sz="0" w:space="0" w:color="auto"/>
      </w:divBdr>
    </w:div>
    <w:div w:id="215631694">
      <w:bodyDiv w:val="1"/>
      <w:marLeft w:val="0"/>
      <w:marRight w:val="0"/>
      <w:marTop w:val="0"/>
      <w:marBottom w:val="0"/>
      <w:divBdr>
        <w:top w:val="none" w:sz="0" w:space="0" w:color="auto"/>
        <w:left w:val="none" w:sz="0" w:space="0" w:color="auto"/>
        <w:bottom w:val="none" w:sz="0" w:space="0" w:color="auto"/>
        <w:right w:val="none" w:sz="0" w:space="0" w:color="auto"/>
      </w:divBdr>
    </w:div>
    <w:div w:id="242496864">
      <w:bodyDiv w:val="1"/>
      <w:marLeft w:val="0"/>
      <w:marRight w:val="0"/>
      <w:marTop w:val="0"/>
      <w:marBottom w:val="0"/>
      <w:divBdr>
        <w:top w:val="none" w:sz="0" w:space="0" w:color="auto"/>
        <w:left w:val="none" w:sz="0" w:space="0" w:color="auto"/>
        <w:bottom w:val="none" w:sz="0" w:space="0" w:color="auto"/>
        <w:right w:val="none" w:sz="0" w:space="0" w:color="auto"/>
      </w:divBdr>
    </w:div>
    <w:div w:id="281307733">
      <w:bodyDiv w:val="1"/>
      <w:marLeft w:val="0"/>
      <w:marRight w:val="0"/>
      <w:marTop w:val="0"/>
      <w:marBottom w:val="0"/>
      <w:divBdr>
        <w:top w:val="none" w:sz="0" w:space="0" w:color="auto"/>
        <w:left w:val="none" w:sz="0" w:space="0" w:color="auto"/>
        <w:bottom w:val="none" w:sz="0" w:space="0" w:color="auto"/>
        <w:right w:val="none" w:sz="0" w:space="0" w:color="auto"/>
      </w:divBdr>
    </w:div>
    <w:div w:id="288359853">
      <w:bodyDiv w:val="1"/>
      <w:marLeft w:val="0"/>
      <w:marRight w:val="0"/>
      <w:marTop w:val="0"/>
      <w:marBottom w:val="0"/>
      <w:divBdr>
        <w:top w:val="none" w:sz="0" w:space="0" w:color="auto"/>
        <w:left w:val="none" w:sz="0" w:space="0" w:color="auto"/>
        <w:bottom w:val="none" w:sz="0" w:space="0" w:color="auto"/>
        <w:right w:val="none" w:sz="0" w:space="0" w:color="auto"/>
      </w:divBdr>
    </w:div>
    <w:div w:id="299381718">
      <w:bodyDiv w:val="1"/>
      <w:marLeft w:val="0"/>
      <w:marRight w:val="0"/>
      <w:marTop w:val="0"/>
      <w:marBottom w:val="0"/>
      <w:divBdr>
        <w:top w:val="none" w:sz="0" w:space="0" w:color="auto"/>
        <w:left w:val="none" w:sz="0" w:space="0" w:color="auto"/>
        <w:bottom w:val="none" w:sz="0" w:space="0" w:color="auto"/>
        <w:right w:val="none" w:sz="0" w:space="0" w:color="auto"/>
      </w:divBdr>
    </w:div>
    <w:div w:id="310646402">
      <w:bodyDiv w:val="1"/>
      <w:marLeft w:val="0"/>
      <w:marRight w:val="0"/>
      <w:marTop w:val="0"/>
      <w:marBottom w:val="0"/>
      <w:divBdr>
        <w:top w:val="none" w:sz="0" w:space="0" w:color="auto"/>
        <w:left w:val="none" w:sz="0" w:space="0" w:color="auto"/>
        <w:bottom w:val="none" w:sz="0" w:space="0" w:color="auto"/>
        <w:right w:val="none" w:sz="0" w:space="0" w:color="auto"/>
      </w:divBdr>
    </w:div>
    <w:div w:id="321852135">
      <w:bodyDiv w:val="1"/>
      <w:marLeft w:val="0"/>
      <w:marRight w:val="0"/>
      <w:marTop w:val="0"/>
      <w:marBottom w:val="0"/>
      <w:divBdr>
        <w:top w:val="none" w:sz="0" w:space="0" w:color="auto"/>
        <w:left w:val="none" w:sz="0" w:space="0" w:color="auto"/>
        <w:bottom w:val="none" w:sz="0" w:space="0" w:color="auto"/>
        <w:right w:val="none" w:sz="0" w:space="0" w:color="auto"/>
      </w:divBdr>
    </w:div>
    <w:div w:id="333798321">
      <w:bodyDiv w:val="1"/>
      <w:marLeft w:val="0"/>
      <w:marRight w:val="0"/>
      <w:marTop w:val="0"/>
      <w:marBottom w:val="0"/>
      <w:divBdr>
        <w:top w:val="none" w:sz="0" w:space="0" w:color="auto"/>
        <w:left w:val="none" w:sz="0" w:space="0" w:color="auto"/>
        <w:bottom w:val="none" w:sz="0" w:space="0" w:color="auto"/>
        <w:right w:val="none" w:sz="0" w:space="0" w:color="auto"/>
      </w:divBdr>
    </w:div>
    <w:div w:id="368343071">
      <w:bodyDiv w:val="1"/>
      <w:marLeft w:val="0"/>
      <w:marRight w:val="0"/>
      <w:marTop w:val="0"/>
      <w:marBottom w:val="0"/>
      <w:divBdr>
        <w:top w:val="none" w:sz="0" w:space="0" w:color="auto"/>
        <w:left w:val="none" w:sz="0" w:space="0" w:color="auto"/>
        <w:bottom w:val="none" w:sz="0" w:space="0" w:color="auto"/>
        <w:right w:val="none" w:sz="0" w:space="0" w:color="auto"/>
      </w:divBdr>
    </w:div>
    <w:div w:id="486047143">
      <w:bodyDiv w:val="1"/>
      <w:marLeft w:val="0"/>
      <w:marRight w:val="0"/>
      <w:marTop w:val="0"/>
      <w:marBottom w:val="0"/>
      <w:divBdr>
        <w:top w:val="none" w:sz="0" w:space="0" w:color="auto"/>
        <w:left w:val="none" w:sz="0" w:space="0" w:color="auto"/>
        <w:bottom w:val="none" w:sz="0" w:space="0" w:color="auto"/>
        <w:right w:val="none" w:sz="0" w:space="0" w:color="auto"/>
      </w:divBdr>
    </w:div>
    <w:div w:id="524834270">
      <w:bodyDiv w:val="1"/>
      <w:marLeft w:val="0"/>
      <w:marRight w:val="0"/>
      <w:marTop w:val="0"/>
      <w:marBottom w:val="0"/>
      <w:divBdr>
        <w:top w:val="none" w:sz="0" w:space="0" w:color="auto"/>
        <w:left w:val="none" w:sz="0" w:space="0" w:color="auto"/>
        <w:bottom w:val="none" w:sz="0" w:space="0" w:color="auto"/>
        <w:right w:val="none" w:sz="0" w:space="0" w:color="auto"/>
      </w:divBdr>
    </w:div>
    <w:div w:id="555625940">
      <w:bodyDiv w:val="1"/>
      <w:marLeft w:val="0"/>
      <w:marRight w:val="0"/>
      <w:marTop w:val="0"/>
      <w:marBottom w:val="0"/>
      <w:divBdr>
        <w:top w:val="none" w:sz="0" w:space="0" w:color="auto"/>
        <w:left w:val="none" w:sz="0" w:space="0" w:color="auto"/>
        <w:bottom w:val="none" w:sz="0" w:space="0" w:color="auto"/>
        <w:right w:val="none" w:sz="0" w:space="0" w:color="auto"/>
      </w:divBdr>
    </w:div>
    <w:div w:id="667749986">
      <w:bodyDiv w:val="1"/>
      <w:marLeft w:val="0"/>
      <w:marRight w:val="0"/>
      <w:marTop w:val="0"/>
      <w:marBottom w:val="0"/>
      <w:divBdr>
        <w:top w:val="none" w:sz="0" w:space="0" w:color="auto"/>
        <w:left w:val="none" w:sz="0" w:space="0" w:color="auto"/>
        <w:bottom w:val="none" w:sz="0" w:space="0" w:color="auto"/>
        <w:right w:val="none" w:sz="0" w:space="0" w:color="auto"/>
      </w:divBdr>
    </w:div>
    <w:div w:id="692462690">
      <w:bodyDiv w:val="1"/>
      <w:marLeft w:val="0"/>
      <w:marRight w:val="0"/>
      <w:marTop w:val="0"/>
      <w:marBottom w:val="0"/>
      <w:divBdr>
        <w:top w:val="none" w:sz="0" w:space="0" w:color="auto"/>
        <w:left w:val="none" w:sz="0" w:space="0" w:color="auto"/>
        <w:bottom w:val="none" w:sz="0" w:space="0" w:color="auto"/>
        <w:right w:val="none" w:sz="0" w:space="0" w:color="auto"/>
      </w:divBdr>
    </w:div>
    <w:div w:id="706217592">
      <w:bodyDiv w:val="1"/>
      <w:marLeft w:val="0"/>
      <w:marRight w:val="0"/>
      <w:marTop w:val="0"/>
      <w:marBottom w:val="0"/>
      <w:divBdr>
        <w:top w:val="none" w:sz="0" w:space="0" w:color="auto"/>
        <w:left w:val="none" w:sz="0" w:space="0" w:color="auto"/>
        <w:bottom w:val="none" w:sz="0" w:space="0" w:color="auto"/>
        <w:right w:val="none" w:sz="0" w:space="0" w:color="auto"/>
      </w:divBdr>
      <w:divsChild>
        <w:div w:id="751436321">
          <w:marLeft w:val="0"/>
          <w:marRight w:val="0"/>
          <w:marTop w:val="0"/>
          <w:marBottom w:val="0"/>
          <w:divBdr>
            <w:top w:val="none" w:sz="0" w:space="0" w:color="auto"/>
            <w:left w:val="none" w:sz="0" w:space="0" w:color="auto"/>
            <w:bottom w:val="none" w:sz="0" w:space="0" w:color="auto"/>
            <w:right w:val="none" w:sz="0" w:space="0" w:color="auto"/>
          </w:divBdr>
        </w:div>
      </w:divsChild>
    </w:div>
    <w:div w:id="722564978">
      <w:bodyDiv w:val="1"/>
      <w:marLeft w:val="0"/>
      <w:marRight w:val="0"/>
      <w:marTop w:val="0"/>
      <w:marBottom w:val="0"/>
      <w:divBdr>
        <w:top w:val="none" w:sz="0" w:space="0" w:color="auto"/>
        <w:left w:val="none" w:sz="0" w:space="0" w:color="auto"/>
        <w:bottom w:val="none" w:sz="0" w:space="0" w:color="auto"/>
        <w:right w:val="none" w:sz="0" w:space="0" w:color="auto"/>
      </w:divBdr>
    </w:div>
    <w:div w:id="758407064">
      <w:bodyDiv w:val="1"/>
      <w:marLeft w:val="0"/>
      <w:marRight w:val="0"/>
      <w:marTop w:val="0"/>
      <w:marBottom w:val="0"/>
      <w:divBdr>
        <w:top w:val="none" w:sz="0" w:space="0" w:color="auto"/>
        <w:left w:val="none" w:sz="0" w:space="0" w:color="auto"/>
        <w:bottom w:val="none" w:sz="0" w:space="0" w:color="auto"/>
        <w:right w:val="none" w:sz="0" w:space="0" w:color="auto"/>
      </w:divBdr>
    </w:div>
    <w:div w:id="772938610">
      <w:bodyDiv w:val="1"/>
      <w:marLeft w:val="0"/>
      <w:marRight w:val="0"/>
      <w:marTop w:val="0"/>
      <w:marBottom w:val="0"/>
      <w:divBdr>
        <w:top w:val="none" w:sz="0" w:space="0" w:color="auto"/>
        <w:left w:val="none" w:sz="0" w:space="0" w:color="auto"/>
        <w:bottom w:val="none" w:sz="0" w:space="0" w:color="auto"/>
        <w:right w:val="none" w:sz="0" w:space="0" w:color="auto"/>
      </w:divBdr>
    </w:div>
    <w:div w:id="792016594">
      <w:bodyDiv w:val="1"/>
      <w:marLeft w:val="0"/>
      <w:marRight w:val="0"/>
      <w:marTop w:val="0"/>
      <w:marBottom w:val="0"/>
      <w:divBdr>
        <w:top w:val="none" w:sz="0" w:space="0" w:color="auto"/>
        <w:left w:val="none" w:sz="0" w:space="0" w:color="auto"/>
        <w:bottom w:val="none" w:sz="0" w:space="0" w:color="auto"/>
        <w:right w:val="none" w:sz="0" w:space="0" w:color="auto"/>
      </w:divBdr>
    </w:div>
    <w:div w:id="852957865">
      <w:bodyDiv w:val="1"/>
      <w:marLeft w:val="0"/>
      <w:marRight w:val="0"/>
      <w:marTop w:val="0"/>
      <w:marBottom w:val="0"/>
      <w:divBdr>
        <w:top w:val="none" w:sz="0" w:space="0" w:color="auto"/>
        <w:left w:val="none" w:sz="0" w:space="0" w:color="auto"/>
        <w:bottom w:val="none" w:sz="0" w:space="0" w:color="auto"/>
        <w:right w:val="none" w:sz="0" w:space="0" w:color="auto"/>
      </w:divBdr>
    </w:div>
    <w:div w:id="871958432">
      <w:bodyDiv w:val="1"/>
      <w:marLeft w:val="0"/>
      <w:marRight w:val="0"/>
      <w:marTop w:val="0"/>
      <w:marBottom w:val="0"/>
      <w:divBdr>
        <w:top w:val="none" w:sz="0" w:space="0" w:color="auto"/>
        <w:left w:val="none" w:sz="0" w:space="0" w:color="auto"/>
        <w:bottom w:val="none" w:sz="0" w:space="0" w:color="auto"/>
        <w:right w:val="none" w:sz="0" w:space="0" w:color="auto"/>
      </w:divBdr>
    </w:div>
    <w:div w:id="932593785">
      <w:bodyDiv w:val="1"/>
      <w:marLeft w:val="0"/>
      <w:marRight w:val="0"/>
      <w:marTop w:val="0"/>
      <w:marBottom w:val="0"/>
      <w:divBdr>
        <w:top w:val="none" w:sz="0" w:space="0" w:color="auto"/>
        <w:left w:val="none" w:sz="0" w:space="0" w:color="auto"/>
        <w:bottom w:val="none" w:sz="0" w:space="0" w:color="auto"/>
        <w:right w:val="none" w:sz="0" w:space="0" w:color="auto"/>
      </w:divBdr>
    </w:div>
    <w:div w:id="968897437">
      <w:bodyDiv w:val="1"/>
      <w:marLeft w:val="0"/>
      <w:marRight w:val="0"/>
      <w:marTop w:val="0"/>
      <w:marBottom w:val="0"/>
      <w:divBdr>
        <w:top w:val="none" w:sz="0" w:space="0" w:color="auto"/>
        <w:left w:val="none" w:sz="0" w:space="0" w:color="auto"/>
        <w:bottom w:val="none" w:sz="0" w:space="0" w:color="auto"/>
        <w:right w:val="none" w:sz="0" w:space="0" w:color="auto"/>
      </w:divBdr>
    </w:div>
    <w:div w:id="1068916041">
      <w:bodyDiv w:val="1"/>
      <w:marLeft w:val="0"/>
      <w:marRight w:val="0"/>
      <w:marTop w:val="0"/>
      <w:marBottom w:val="0"/>
      <w:divBdr>
        <w:top w:val="none" w:sz="0" w:space="0" w:color="auto"/>
        <w:left w:val="none" w:sz="0" w:space="0" w:color="auto"/>
        <w:bottom w:val="none" w:sz="0" w:space="0" w:color="auto"/>
        <w:right w:val="none" w:sz="0" w:space="0" w:color="auto"/>
      </w:divBdr>
    </w:div>
    <w:div w:id="1070033748">
      <w:bodyDiv w:val="1"/>
      <w:marLeft w:val="0"/>
      <w:marRight w:val="0"/>
      <w:marTop w:val="0"/>
      <w:marBottom w:val="0"/>
      <w:divBdr>
        <w:top w:val="none" w:sz="0" w:space="0" w:color="auto"/>
        <w:left w:val="none" w:sz="0" w:space="0" w:color="auto"/>
        <w:bottom w:val="none" w:sz="0" w:space="0" w:color="auto"/>
        <w:right w:val="none" w:sz="0" w:space="0" w:color="auto"/>
      </w:divBdr>
    </w:div>
    <w:div w:id="1070542053">
      <w:bodyDiv w:val="1"/>
      <w:marLeft w:val="0"/>
      <w:marRight w:val="0"/>
      <w:marTop w:val="0"/>
      <w:marBottom w:val="0"/>
      <w:divBdr>
        <w:top w:val="none" w:sz="0" w:space="0" w:color="auto"/>
        <w:left w:val="none" w:sz="0" w:space="0" w:color="auto"/>
        <w:bottom w:val="none" w:sz="0" w:space="0" w:color="auto"/>
        <w:right w:val="none" w:sz="0" w:space="0" w:color="auto"/>
      </w:divBdr>
    </w:div>
    <w:div w:id="1190796720">
      <w:bodyDiv w:val="1"/>
      <w:marLeft w:val="0"/>
      <w:marRight w:val="0"/>
      <w:marTop w:val="0"/>
      <w:marBottom w:val="0"/>
      <w:divBdr>
        <w:top w:val="none" w:sz="0" w:space="0" w:color="auto"/>
        <w:left w:val="none" w:sz="0" w:space="0" w:color="auto"/>
        <w:bottom w:val="none" w:sz="0" w:space="0" w:color="auto"/>
        <w:right w:val="none" w:sz="0" w:space="0" w:color="auto"/>
      </w:divBdr>
    </w:div>
    <w:div w:id="1219971232">
      <w:bodyDiv w:val="1"/>
      <w:marLeft w:val="0"/>
      <w:marRight w:val="0"/>
      <w:marTop w:val="0"/>
      <w:marBottom w:val="0"/>
      <w:divBdr>
        <w:top w:val="none" w:sz="0" w:space="0" w:color="auto"/>
        <w:left w:val="none" w:sz="0" w:space="0" w:color="auto"/>
        <w:bottom w:val="none" w:sz="0" w:space="0" w:color="auto"/>
        <w:right w:val="none" w:sz="0" w:space="0" w:color="auto"/>
      </w:divBdr>
    </w:div>
    <w:div w:id="1220941285">
      <w:bodyDiv w:val="1"/>
      <w:marLeft w:val="0"/>
      <w:marRight w:val="0"/>
      <w:marTop w:val="0"/>
      <w:marBottom w:val="0"/>
      <w:divBdr>
        <w:top w:val="none" w:sz="0" w:space="0" w:color="auto"/>
        <w:left w:val="none" w:sz="0" w:space="0" w:color="auto"/>
        <w:bottom w:val="none" w:sz="0" w:space="0" w:color="auto"/>
        <w:right w:val="none" w:sz="0" w:space="0" w:color="auto"/>
      </w:divBdr>
    </w:div>
    <w:div w:id="1245459829">
      <w:bodyDiv w:val="1"/>
      <w:marLeft w:val="0"/>
      <w:marRight w:val="0"/>
      <w:marTop w:val="0"/>
      <w:marBottom w:val="0"/>
      <w:divBdr>
        <w:top w:val="none" w:sz="0" w:space="0" w:color="auto"/>
        <w:left w:val="none" w:sz="0" w:space="0" w:color="auto"/>
        <w:bottom w:val="none" w:sz="0" w:space="0" w:color="auto"/>
        <w:right w:val="none" w:sz="0" w:space="0" w:color="auto"/>
      </w:divBdr>
    </w:div>
    <w:div w:id="1257131917">
      <w:bodyDiv w:val="1"/>
      <w:marLeft w:val="0"/>
      <w:marRight w:val="0"/>
      <w:marTop w:val="0"/>
      <w:marBottom w:val="0"/>
      <w:divBdr>
        <w:top w:val="none" w:sz="0" w:space="0" w:color="auto"/>
        <w:left w:val="none" w:sz="0" w:space="0" w:color="auto"/>
        <w:bottom w:val="none" w:sz="0" w:space="0" w:color="auto"/>
        <w:right w:val="none" w:sz="0" w:space="0" w:color="auto"/>
      </w:divBdr>
      <w:divsChild>
        <w:div w:id="1757511154">
          <w:marLeft w:val="0"/>
          <w:marRight w:val="0"/>
          <w:marTop w:val="0"/>
          <w:marBottom w:val="0"/>
          <w:divBdr>
            <w:top w:val="none" w:sz="0" w:space="0" w:color="auto"/>
            <w:left w:val="none" w:sz="0" w:space="0" w:color="auto"/>
            <w:bottom w:val="none" w:sz="0" w:space="0" w:color="auto"/>
            <w:right w:val="none" w:sz="0" w:space="0" w:color="auto"/>
          </w:divBdr>
          <w:divsChild>
            <w:div w:id="1434976512">
              <w:marLeft w:val="0"/>
              <w:marRight w:val="0"/>
              <w:marTop w:val="0"/>
              <w:marBottom w:val="0"/>
              <w:divBdr>
                <w:top w:val="none" w:sz="0" w:space="0" w:color="auto"/>
                <w:left w:val="none" w:sz="0" w:space="0" w:color="auto"/>
                <w:bottom w:val="none" w:sz="0" w:space="0" w:color="auto"/>
                <w:right w:val="none" w:sz="0" w:space="0" w:color="auto"/>
              </w:divBdr>
              <w:divsChild>
                <w:div w:id="599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4126">
          <w:marLeft w:val="0"/>
          <w:marRight w:val="0"/>
          <w:marTop w:val="0"/>
          <w:marBottom w:val="0"/>
          <w:divBdr>
            <w:top w:val="none" w:sz="0" w:space="0" w:color="auto"/>
            <w:left w:val="none" w:sz="0" w:space="0" w:color="auto"/>
            <w:bottom w:val="none" w:sz="0" w:space="0" w:color="auto"/>
            <w:right w:val="none" w:sz="0" w:space="0" w:color="auto"/>
          </w:divBdr>
          <w:divsChild>
            <w:div w:id="1768192412">
              <w:marLeft w:val="0"/>
              <w:marRight w:val="0"/>
              <w:marTop w:val="0"/>
              <w:marBottom w:val="0"/>
              <w:divBdr>
                <w:top w:val="none" w:sz="0" w:space="0" w:color="auto"/>
                <w:left w:val="none" w:sz="0" w:space="0" w:color="auto"/>
                <w:bottom w:val="none" w:sz="0" w:space="0" w:color="auto"/>
                <w:right w:val="none" w:sz="0" w:space="0" w:color="auto"/>
              </w:divBdr>
              <w:divsChild>
                <w:div w:id="1674214161">
                  <w:marLeft w:val="0"/>
                  <w:marRight w:val="0"/>
                  <w:marTop w:val="0"/>
                  <w:marBottom w:val="0"/>
                  <w:divBdr>
                    <w:top w:val="none" w:sz="0" w:space="0" w:color="auto"/>
                    <w:left w:val="none" w:sz="0" w:space="0" w:color="auto"/>
                    <w:bottom w:val="none" w:sz="0" w:space="0" w:color="auto"/>
                    <w:right w:val="none" w:sz="0" w:space="0" w:color="auto"/>
                  </w:divBdr>
                  <w:divsChild>
                    <w:div w:id="119955909">
                      <w:marLeft w:val="0"/>
                      <w:marRight w:val="0"/>
                      <w:marTop w:val="0"/>
                      <w:marBottom w:val="0"/>
                      <w:divBdr>
                        <w:top w:val="none" w:sz="0" w:space="0" w:color="auto"/>
                        <w:left w:val="none" w:sz="0" w:space="0" w:color="auto"/>
                        <w:bottom w:val="none" w:sz="0" w:space="0" w:color="auto"/>
                        <w:right w:val="none" w:sz="0" w:space="0" w:color="auto"/>
                      </w:divBdr>
                      <w:divsChild>
                        <w:div w:id="856162638">
                          <w:marLeft w:val="0"/>
                          <w:marRight w:val="0"/>
                          <w:marTop w:val="0"/>
                          <w:marBottom w:val="0"/>
                          <w:divBdr>
                            <w:top w:val="none" w:sz="0" w:space="0" w:color="auto"/>
                            <w:left w:val="none" w:sz="0" w:space="0" w:color="auto"/>
                            <w:bottom w:val="none" w:sz="0" w:space="0" w:color="auto"/>
                            <w:right w:val="none" w:sz="0" w:space="0" w:color="auto"/>
                          </w:divBdr>
                          <w:divsChild>
                            <w:div w:id="1796484724">
                              <w:marLeft w:val="0"/>
                              <w:marRight w:val="0"/>
                              <w:marTop w:val="240"/>
                              <w:marBottom w:val="480"/>
                              <w:divBdr>
                                <w:top w:val="none" w:sz="0" w:space="0" w:color="auto"/>
                                <w:left w:val="none" w:sz="0" w:space="0" w:color="auto"/>
                                <w:bottom w:val="none" w:sz="0" w:space="0" w:color="auto"/>
                                <w:right w:val="none" w:sz="0" w:space="0" w:color="auto"/>
                              </w:divBdr>
                              <w:divsChild>
                                <w:div w:id="17741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170379">
      <w:bodyDiv w:val="1"/>
      <w:marLeft w:val="0"/>
      <w:marRight w:val="0"/>
      <w:marTop w:val="0"/>
      <w:marBottom w:val="0"/>
      <w:divBdr>
        <w:top w:val="none" w:sz="0" w:space="0" w:color="auto"/>
        <w:left w:val="none" w:sz="0" w:space="0" w:color="auto"/>
        <w:bottom w:val="none" w:sz="0" w:space="0" w:color="auto"/>
        <w:right w:val="none" w:sz="0" w:space="0" w:color="auto"/>
      </w:divBdr>
    </w:div>
    <w:div w:id="1347826597">
      <w:bodyDiv w:val="1"/>
      <w:marLeft w:val="0"/>
      <w:marRight w:val="0"/>
      <w:marTop w:val="0"/>
      <w:marBottom w:val="0"/>
      <w:divBdr>
        <w:top w:val="none" w:sz="0" w:space="0" w:color="auto"/>
        <w:left w:val="none" w:sz="0" w:space="0" w:color="auto"/>
        <w:bottom w:val="none" w:sz="0" w:space="0" w:color="auto"/>
        <w:right w:val="none" w:sz="0" w:space="0" w:color="auto"/>
      </w:divBdr>
    </w:div>
    <w:div w:id="1458524536">
      <w:bodyDiv w:val="1"/>
      <w:marLeft w:val="0"/>
      <w:marRight w:val="0"/>
      <w:marTop w:val="0"/>
      <w:marBottom w:val="0"/>
      <w:divBdr>
        <w:top w:val="none" w:sz="0" w:space="0" w:color="auto"/>
        <w:left w:val="none" w:sz="0" w:space="0" w:color="auto"/>
        <w:bottom w:val="none" w:sz="0" w:space="0" w:color="auto"/>
        <w:right w:val="none" w:sz="0" w:space="0" w:color="auto"/>
      </w:divBdr>
    </w:div>
    <w:div w:id="1461142723">
      <w:bodyDiv w:val="1"/>
      <w:marLeft w:val="0"/>
      <w:marRight w:val="0"/>
      <w:marTop w:val="0"/>
      <w:marBottom w:val="0"/>
      <w:divBdr>
        <w:top w:val="none" w:sz="0" w:space="0" w:color="auto"/>
        <w:left w:val="none" w:sz="0" w:space="0" w:color="auto"/>
        <w:bottom w:val="none" w:sz="0" w:space="0" w:color="auto"/>
        <w:right w:val="none" w:sz="0" w:space="0" w:color="auto"/>
      </w:divBdr>
    </w:div>
    <w:div w:id="1491553945">
      <w:bodyDiv w:val="1"/>
      <w:marLeft w:val="0"/>
      <w:marRight w:val="0"/>
      <w:marTop w:val="0"/>
      <w:marBottom w:val="0"/>
      <w:divBdr>
        <w:top w:val="none" w:sz="0" w:space="0" w:color="auto"/>
        <w:left w:val="none" w:sz="0" w:space="0" w:color="auto"/>
        <w:bottom w:val="none" w:sz="0" w:space="0" w:color="auto"/>
        <w:right w:val="none" w:sz="0" w:space="0" w:color="auto"/>
      </w:divBdr>
    </w:div>
    <w:div w:id="1516455368">
      <w:bodyDiv w:val="1"/>
      <w:marLeft w:val="0"/>
      <w:marRight w:val="0"/>
      <w:marTop w:val="0"/>
      <w:marBottom w:val="0"/>
      <w:divBdr>
        <w:top w:val="none" w:sz="0" w:space="0" w:color="auto"/>
        <w:left w:val="none" w:sz="0" w:space="0" w:color="auto"/>
        <w:bottom w:val="none" w:sz="0" w:space="0" w:color="auto"/>
        <w:right w:val="none" w:sz="0" w:space="0" w:color="auto"/>
      </w:divBdr>
    </w:div>
    <w:div w:id="1527670821">
      <w:bodyDiv w:val="1"/>
      <w:marLeft w:val="0"/>
      <w:marRight w:val="0"/>
      <w:marTop w:val="0"/>
      <w:marBottom w:val="0"/>
      <w:divBdr>
        <w:top w:val="none" w:sz="0" w:space="0" w:color="auto"/>
        <w:left w:val="none" w:sz="0" w:space="0" w:color="auto"/>
        <w:bottom w:val="none" w:sz="0" w:space="0" w:color="auto"/>
        <w:right w:val="none" w:sz="0" w:space="0" w:color="auto"/>
      </w:divBdr>
    </w:div>
    <w:div w:id="1558858444">
      <w:bodyDiv w:val="1"/>
      <w:marLeft w:val="0"/>
      <w:marRight w:val="0"/>
      <w:marTop w:val="0"/>
      <w:marBottom w:val="0"/>
      <w:divBdr>
        <w:top w:val="none" w:sz="0" w:space="0" w:color="auto"/>
        <w:left w:val="none" w:sz="0" w:space="0" w:color="auto"/>
        <w:bottom w:val="none" w:sz="0" w:space="0" w:color="auto"/>
        <w:right w:val="none" w:sz="0" w:space="0" w:color="auto"/>
      </w:divBdr>
    </w:div>
    <w:div w:id="1712419144">
      <w:bodyDiv w:val="1"/>
      <w:marLeft w:val="0"/>
      <w:marRight w:val="0"/>
      <w:marTop w:val="0"/>
      <w:marBottom w:val="0"/>
      <w:divBdr>
        <w:top w:val="none" w:sz="0" w:space="0" w:color="auto"/>
        <w:left w:val="none" w:sz="0" w:space="0" w:color="auto"/>
        <w:bottom w:val="none" w:sz="0" w:space="0" w:color="auto"/>
        <w:right w:val="none" w:sz="0" w:space="0" w:color="auto"/>
      </w:divBdr>
    </w:div>
    <w:div w:id="1752384270">
      <w:bodyDiv w:val="1"/>
      <w:marLeft w:val="0"/>
      <w:marRight w:val="0"/>
      <w:marTop w:val="0"/>
      <w:marBottom w:val="0"/>
      <w:divBdr>
        <w:top w:val="none" w:sz="0" w:space="0" w:color="auto"/>
        <w:left w:val="none" w:sz="0" w:space="0" w:color="auto"/>
        <w:bottom w:val="none" w:sz="0" w:space="0" w:color="auto"/>
        <w:right w:val="none" w:sz="0" w:space="0" w:color="auto"/>
      </w:divBdr>
    </w:div>
    <w:div w:id="1772123555">
      <w:bodyDiv w:val="1"/>
      <w:marLeft w:val="0"/>
      <w:marRight w:val="0"/>
      <w:marTop w:val="0"/>
      <w:marBottom w:val="0"/>
      <w:divBdr>
        <w:top w:val="none" w:sz="0" w:space="0" w:color="auto"/>
        <w:left w:val="none" w:sz="0" w:space="0" w:color="auto"/>
        <w:bottom w:val="none" w:sz="0" w:space="0" w:color="auto"/>
        <w:right w:val="none" w:sz="0" w:space="0" w:color="auto"/>
      </w:divBdr>
    </w:div>
    <w:div w:id="1817841660">
      <w:bodyDiv w:val="1"/>
      <w:marLeft w:val="0"/>
      <w:marRight w:val="0"/>
      <w:marTop w:val="0"/>
      <w:marBottom w:val="0"/>
      <w:divBdr>
        <w:top w:val="none" w:sz="0" w:space="0" w:color="auto"/>
        <w:left w:val="none" w:sz="0" w:space="0" w:color="auto"/>
        <w:bottom w:val="none" w:sz="0" w:space="0" w:color="auto"/>
        <w:right w:val="none" w:sz="0" w:space="0" w:color="auto"/>
      </w:divBdr>
    </w:div>
    <w:div w:id="1824270681">
      <w:bodyDiv w:val="1"/>
      <w:marLeft w:val="0"/>
      <w:marRight w:val="0"/>
      <w:marTop w:val="0"/>
      <w:marBottom w:val="0"/>
      <w:divBdr>
        <w:top w:val="none" w:sz="0" w:space="0" w:color="auto"/>
        <w:left w:val="none" w:sz="0" w:space="0" w:color="auto"/>
        <w:bottom w:val="none" w:sz="0" w:space="0" w:color="auto"/>
        <w:right w:val="none" w:sz="0" w:space="0" w:color="auto"/>
      </w:divBdr>
    </w:div>
    <w:div w:id="1879776532">
      <w:bodyDiv w:val="1"/>
      <w:marLeft w:val="0"/>
      <w:marRight w:val="0"/>
      <w:marTop w:val="0"/>
      <w:marBottom w:val="0"/>
      <w:divBdr>
        <w:top w:val="none" w:sz="0" w:space="0" w:color="auto"/>
        <w:left w:val="none" w:sz="0" w:space="0" w:color="auto"/>
        <w:bottom w:val="none" w:sz="0" w:space="0" w:color="auto"/>
        <w:right w:val="none" w:sz="0" w:space="0" w:color="auto"/>
      </w:divBdr>
    </w:div>
    <w:div w:id="1886798294">
      <w:bodyDiv w:val="1"/>
      <w:marLeft w:val="0"/>
      <w:marRight w:val="0"/>
      <w:marTop w:val="0"/>
      <w:marBottom w:val="0"/>
      <w:divBdr>
        <w:top w:val="none" w:sz="0" w:space="0" w:color="auto"/>
        <w:left w:val="none" w:sz="0" w:space="0" w:color="auto"/>
        <w:bottom w:val="none" w:sz="0" w:space="0" w:color="auto"/>
        <w:right w:val="none" w:sz="0" w:space="0" w:color="auto"/>
      </w:divBdr>
    </w:div>
    <w:div w:id="1898278519">
      <w:bodyDiv w:val="1"/>
      <w:marLeft w:val="0"/>
      <w:marRight w:val="0"/>
      <w:marTop w:val="0"/>
      <w:marBottom w:val="0"/>
      <w:divBdr>
        <w:top w:val="none" w:sz="0" w:space="0" w:color="auto"/>
        <w:left w:val="none" w:sz="0" w:space="0" w:color="auto"/>
        <w:bottom w:val="none" w:sz="0" w:space="0" w:color="auto"/>
        <w:right w:val="none" w:sz="0" w:space="0" w:color="auto"/>
      </w:divBdr>
      <w:divsChild>
        <w:div w:id="594746283">
          <w:marLeft w:val="0"/>
          <w:marRight w:val="0"/>
          <w:marTop w:val="0"/>
          <w:marBottom w:val="0"/>
          <w:divBdr>
            <w:top w:val="none" w:sz="0" w:space="0" w:color="auto"/>
            <w:left w:val="none" w:sz="0" w:space="0" w:color="auto"/>
            <w:bottom w:val="none" w:sz="0" w:space="0" w:color="auto"/>
            <w:right w:val="none" w:sz="0" w:space="0" w:color="auto"/>
          </w:divBdr>
          <w:divsChild>
            <w:div w:id="544491799">
              <w:marLeft w:val="0"/>
              <w:marRight w:val="0"/>
              <w:marTop w:val="0"/>
              <w:marBottom w:val="0"/>
              <w:divBdr>
                <w:top w:val="none" w:sz="0" w:space="0" w:color="auto"/>
                <w:left w:val="none" w:sz="0" w:space="0" w:color="auto"/>
                <w:bottom w:val="none" w:sz="0" w:space="0" w:color="auto"/>
                <w:right w:val="none" w:sz="0" w:space="0" w:color="auto"/>
              </w:divBdr>
              <w:divsChild>
                <w:div w:id="1649164327">
                  <w:marLeft w:val="0"/>
                  <w:marRight w:val="0"/>
                  <w:marTop w:val="0"/>
                  <w:marBottom w:val="0"/>
                  <w:divBdr>
                    <w:top w:val="none" w:sz="0" w:space="0" w:color="auto"/>
                    <w:left w:val="none" w:sz="0" w:space="0" w:color="auto"/>
                    <w:bottom w:val="none" w:sz="0" w:space="0" w:color="auto"/>
                    <w:right w:val="none" w:sz="0" w:space="0" w:color="auto"/>
                  </w:divBdr>
                  <w:divsChild>
                    <w:div w:id="157187287">
                      <w:marLeft w:val="0"/>
                      <w:marRight w:val="0"/>
                      <w:marTop w:val="0"/>
                      <w:marBottom w:val="0"/>
                      <w:divBdr>
                        <w:top w:val="none" w:sz="0" w:space="0" w:color="auto"/>
                        <w:left w:val="none" w:sz="0" w:space="0" w:color="auto"/>
                        <w:bottom w:val="none" w:sz="0" w:space="0" w:color="auto"/>
                        <w:right w:val="none" w:sz="0" w:space="0" w:color="auto"/>
                      </w:divBdr>
                      <w:divsChild>
                        <w:div w:id="7932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200721">
          <w:marLeft w:val="0"/>
          <w:marRight w:val="0"/>
          <w:marTop w:val="0"/>
          <w:marBottom w:val="0"/>
          <w:divBdr>
            <w:top w:val="none" w:sz="0" w:space="0" w:color="auto"/>
            <w:left w:val="none" w:sz="0" w:space="0" w:color="auto"/>
            <w:bottom w:val="none" w:sz="0" w:space="0" w:color="auto"/>
            <w:right w:val="none" w:sz="0" w:space="0" w:color="auto"/>
          </w:divBdr>
          <w:divsChild>
            <w:div w:id="738482167">
              <w:marLeft w:val="0"/>
              <w:marRight w:val="0"/>
              <w:marTop w:val="0"/>
              <w:marBottom w:val="0"/>
              <w:divBdr>
                <w:top w:val="none" w:sz="0" w:space="0" w:color="auto"/>
                <w:left w:val="none" w:sz="0" w:space="0" w:color="auto"/>
                <w:bottom w:val="none" w:sz="0" w:space="0" w:color="auto"/>
                <w:right w:val="none" w:sz="0" w:space="0" w:color="auto"/>
              </w:divBdr>
              <w:divsChild>
                <w:div w:id="21151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63294">
      <w:bodyDiv w:val="1"/>
      <w:marLeft w:val="0"/>
      <w:marRight w:val="0"/>
      <w:marTop w:val="0"/>
      <w:marBottom w:val="0"/>
      <w:divBdr>
        <w:top w:val="none" w:sz="0" w:space="0" w:color="auto"/>
        <w:left w:val="none" w:sz="0" w:space="0" w:color="auto"/>
        <w:bottom w:val="none" w:sz="0" w:space="0" w:color="auto"/>
        <w:right w:val="none" w:sz="0" w:space="0" w:color="auto"/>
      </w:divBdr>
      <w:divsChild>
        <w:div w:id="166022202">
          <w:marLeft w:val="0"/>
          <w:marRight w:val="0"/>
          <w:marTop w:val="0"/>
          <w:marBottom w:val="0"/>
          <w:divBdr>
            <w:top w:val="none" w:sz="0" w:space="0" w:color="auto"/>
            <w:left w:val="none" w:sz="0" w:space="0" w:color="auto"/>
            <w:bottom w:val="none" w:sz="0" w:space="0" w:color="auto"/>
            <w:right w:val="none" w:sz="0" w:space="0" w:color="auto"/>
          </w:divBdr>
          <w:divsChild>
            <w:div w:id="303320603">
              <w:marLeft w:val="0"/>
              <w:marRight w:val="0"/>
              <w:marTop w:val="0"/>
              <w:marBottom w:val="0"/>
              <w:divBdr>
                <w:top w:val="none" w:sz="0" w:space="0" w:color="auto"/>
                <w:left w:val="none" w:sz="0" w:space="0" w:color="auto"/>
                <w:bottom w:val="none" w:sz="0" w:space="0" w:color="auto"/>
                <w:right w:val="none" w:sz="0" w:space="0" w:color="auto"/>
              </w:divBdr>
              <w:divsChild>
                <w:div w:id="461385608">
                  <w:marLeft w:val="0"/>
                  <w:marRight w:val="0"/>
                  <w:marTop w:val="0"/>
                  <w:marBottom w:val="0"/>
                  <w:divBdr>
                    <w:top w:val="none" w:sz="0" w:space="0" w:color="auto"/>
                    <w:left w:val="none" w:sz="0" w:space="0" w:color="auto"/>
                    <w:bottom w:val="none" w:sz="0" w:space="0" w:color="auto"/>
                    <w:right w:val="none" w:sz="0" w:space="0" w:color="auto"/>
                  </w:divBdr>
                  <w:divsChild>
                    <w:div w:id="1867596585">
                      <w:marLeft w:val="0"/>
                      <w:marRight w:val="0"/>
                      <w:marTop w:val="0"/>
                      <w:marBottom w:val="0"/>
                      <w:divBdr>
                        <w:top w:val="none" w:sz="0" w:space="0" w:color="auto"/>
                        <w:left w:val="none" w:sz="0" w:space="0" w:color="auto"/>
                        <w:bottom w:val="none" w:sz="0" w:space="0" w:color="auto"/>
                        <w:right w:val="none" w:sz="0" w:space="0" w:color="auto"/>
                      </w:divBdr>
                      <w:divsChild>
                        <w:div w:id="1838110205">
                          <w:marLeft w:val="0"/>
                          <w:marRight w:val="0"/>
                          <w:marTop w:val="0"/>
                          <w:marBottom w:val="0"/>
                          <w:divBdr>
                            <w:top w:val="none" w:sz="0" w:space="0" w:color="auto"/>
                            <w:left w:val="none" w:sz="0" w:space="0" w:color="auto"/>
                            <w:bottom w:val="none" w:sz="0" w:space="0" w:color="auto"/>
                            <w:right w:val="none" w:sz="0" w:space="0" w:color="auto"/>
                          </w:divBdr>
                          <w:divsChild>
                            <w:div w:id="1338923577">
                              <w:marLeft w:val="0"/>
                              <w:marRight w:val="0"/>
                              <w:marTop w:val="240"/>
                              <w:marBottom w:val="480"/>
                              <w:divBdr>
                                <w:top w:val="none" w:sz="0" w:space="0" w:color="auto"/>
                                <w:left w:val="none" w:sz="0" w:space="0" w:color="auto"/>
                                <w:bottom w:val="none" w:sz="0" w:space="0" w:color="auto"/>
                                <w:right w:val="none" w:sz="0" w:space="0" w:color="auto"/>
                              </w:divBdr>
                              <w:divsChild>
                                <w:div w:id="21022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068642">
          <w:marLeft w:val="0"/>
          <w:marRight w:val="0"/>
          <w:marTop w:val="0"/>
          <w:marBottom w:val="0"/>
          <w:divBdr>
            <w:top w:val="none" w:sz="0" w:space="0" w:color="auto"/>
            <w:left w:val="none" w:sz="0" w:space="0" w:color="auto"/>
            <w:bottom w:val="none" w:sz="0" w:space="0" w:color="auto"/>
            <w:right w:val="none" w:sz="0" w:space="0" w:color="auto"/>
          </w:divBdr>
          <w:divsChild>
            <w:div w:id="1510094234">
              <w:marLeft w:val="0"/>
              <w:marRight w:val="0"/>
              <w:marTop w:val="0"/>
              <w:marBottom w:val="0"/>
              <w:divBdr>
                <w:top w:val="none" w:sz="0" w:space="0" w:color="auto"/>
                <w:left w:val="none" w:sz="0" w:space="0" w:color="auto"/>
                <w:bottom w:val="none" w:sz="0" w:space="0" w:color="auto"/>
                <w:right w:val="none" w:sz="0" w:space="0" w:color="auto"/>
              </w:divBdr>
              <w:divsChild>
                <w:div w:id="6104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28621">
      <w:bodyDiv w:val="1"/>
      <w:marLeft w:val="0"/>
      <w:marRight w:val="0"/>
      <w:marTop w:val="0"/>
      <w:marBottom w:val="0"/>
      <w:divBdr>
        <w:top w:val="none" w:sz="0" w:space="0" w:color="auto"/>
        <w:left w:val="none" w:sz="0" w:space="0" w:color="auto"/>
        <w:bottom w:val="none" w:sz="0" w:space="0" w:color="auto"/>
        <w:right w:val="none" w:sz="0" w:space="0" w:color="auto"/>
      </w:divBdr>
    </w:div>
    <w:div w:id="1931235982">
      <w:bodyDiv w:val="1"/>
      <w:marLeft w:val="0"/>
      <w:marRight w:val="0"/>
      <w:marTop w:val="0"/>
      <w:marBottom w:val="0"/>
      <w:divBdr>
        <w:top w:val="none" w:sz="0" w:space="0" w:color="auto"/>
        <w:left w:val="none" w:sz="0" w:space="0" w:color="auto"/>
        <w:bottom w:val="none" w:sz="0" w:space="0" w:color="auto"/>
        <w:right w:val="none" w:sz="0" w:space="0" w:color="auto"/>
      </w:divBdr>
    </w:div>
    <w:div w:id="1968507355">
      <w:bodyDiv w:val="1"/>
      <w:marLeft w:val="0"/>
      <w:marRight w:val="0"/>
      <w:marTop w:val="0"/>
      <w:marBottom w:val="0"/>
      <w:divBdr>
        <w:top w:val="none" w:sz="0" w:space="0" w:color="auto"/>
        <w:left w:val="none" w:sz="0" w:space="0" w:color="auto"/>
        <w:bottom w:val="none" w:sz="0" w:space="0" w:color="auto"/>
        <w:right w:val="none" w:sz="0" w:space="0" w:color="auto"/>
      </w:divBdr>
    </w:div>
    <w:div w:id="1977371022">
      <w:bodyDiv w:val="1"/>
      <w:marLeft w:val="0"/>
      <w:marRight w:val="0"/>
      <w:marTop w:val="0"/>
      <w:marBottom w:val="0"/>
      <w:divBdr>
        <w:top w:val="none" w:sz="0" w:space="0" w:color="auto"/>
        <w:left w:val="none" w:sz="0" w:space="0" w:color="auto"/>
        <w:bottom w:val="none" w:sz="0" w:space="0" w:color="auto"/>
        <w:right w:val="none" w:sz="0" w:space="0" w:color="auto"/>
      </w:divBdr>
    </w:div>
    <w:div w:id="1995065218">
      <w:bodyDiv w:val="1"/>
      <w:marLeft w:val="0"/>
      <w:marRight w:val="0"/>
      <w:marTop w:val="0"/>
      <w:marBottom w:val="0"/>
      <w:divBdr>
        <w:top w:val="none" w:sz="0" w:space="0" w:color="auto"/>
        <w:left w:val="none" w:sz="0" w:space="0" w:color="auto"/>
        <w:bottom w:val="none" w:sz="0" w:space="0" w:color="auto"/>
        <w:right w:val="none" w:sz="0" w:space="0" w:color="auto"/>
      </w:divBdr>
    </w:div>
    <w:div w:id="2018849186">
      <w:bodyDiv w:val="1"/>
      <w:marLeft w:val="0"/>
      <w:marRight w:val="0"/>
      <w:marTop w:val="0"/>
      <w:marBottom w:val="0"/>
      <w:divBdr>
        <w:top w:val="none" w:sz="0" w:space="0" w:color="auto"/>
        <w:left w:val="none" w:sz="0" w:space="0" w:color="auto"/>
        <w:bottom w:val="none" w:sz="0" w:space="0" w:color="auto"/>
        <w:right w:val="none" w:sz="0" w:space="0" w:color="auto"/>
      </w:divBdr>
    </w:div>
    <w:div w:id="2063018882">
      <w:bodyDiv w:val="1"/>
      <w:marLeft w:val="0"/>
      <w:marRight w:val="0"/>
      <w:marTop w:val="0"/>
      <w:marBottom w:val="0"/>
      <w:divBdr>
        <w:top w:val="none" w:sz="0" w:space="0" w:color="auto"/>
        <w:left w:val="none" w:sz="0" w:space="0" w:color="auto"/>
        <w:bottom w:val="none" w:sz="0" w:space="0" w:color="auto"/>
        <w:right w:val="none" w:sz="0" w:space="0" w:color="auto"/>
      </w:divBdr>
    </w:div>
    <w:div w:id="2066447573">
      <w:bodyDiv w:val="1"/>
      <w:marLeft w:val="0"/>
      <w:marRight w:val="0"/>
      <w:marTop w:val="0"/>
      <w:marBottom w:val="0"/>
      <w:divBdr>
        <w:top w:val="none" w:sz="0" w:space="0" w:color="auto"/>
        <w:left w:val="none" w:sz="0" w:space="0" w:color="auto"/>
        <w:bottom w:val="none" w:sz="0" w:space="0" w:color="auto"/>
        <w:right w:val="none" w:sz="0" w:space="0" w:color="auto"/>
      </w:divBdr>
    </w:div>
    <w:div w:id="2068406716">
      <w:bodyDiv w:val="1"/>
      <w:marLeft w:val="0"/>
      <w:marRight w:val="0"/>
      <w:marTop w:val="0"/>
      <w:marBottom w:val="0"/>
      <w:divBdr>
        <w:top w:val="none" w:sz="0" w:space="0" w:color="auto"/>
        <w:left w:val="none" w:sz="0" w:space="0" w:color="auto"/>
        <w:bottom w:val="none" w:sz="0" w:space="0" w:color="auto"/>
        <w:right w:val="none" w:sz="0" w:space="0" w:color="auto"/>
      </w:divBdr>
      <w:divsChild>
        <w:div w:id="1488748190">
          <w:marLeft w:val="0"/>
          <w:marRight w:val="0"/>
          <w:marTop w:val="240"/>
          <w:marBottom w:val="480"/>
          <w:divBdr>
            <w:top w:val="none" w:sz="0" w:space="0" w:color="auto"/>
            <w:left w:val="none" w:sz="0" w:space="0" w:color="auto"/>
            <w:bottom w:val="none" w:sz="0" w:space="0" w:color="auto"/>
            <w:right w:val="none" w:sz="0" w:space="0" w:color="auto"/>
          </w:divBdr>
          <w:divsChild>
            <w:div w:id="191773999">
              <w:marLeft w:val="0"/>
              <w:marRight w:val="0"/>
              <w:marTop w:val="0"/>
              <w:marBottom w:val="0"/>
              <w:divBdr>
                <w:top w:val="none" w:sz="0" w:space="0" w:color="auto"/>
                <w:left w:val="none" w:sz="0" w:space="0" w:color="auto"/>
                <w:bottom w:val="none" w:sz="0" w:space="0" w:color="auto"/>
                <w:right w:val="none" w:sz="0" w:space="0" w:color="auto"/>
              </w:divBdr>
            </w:div>
          </w:divsChild>
        </w:div>
        <w:div w:id="1312901789">
          <w:marLeft w:val="0"/>
          <w:marRight w:val="0"/>
          <w:marTop w:val="240"/>
          <w:marBottom w:val="480"/>
          <w:divBdr>
            <w:top w:val="none" w:sz="0" w:space="0" w:color="auto"/>
            <w:left w:val="none" w:sz="0" w:space="0" w:color="auto"/>
            <w:bottom w:val="none" w:sz="0" w:space="0" w:color="auto"/>
            <w:right w:val="none" w:sz="0" w:space="0" w:color="auto"/>
          </w:divBdr>
          <w:divsChild>
            <w:div w:id="3664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96945">
      <w:bodyDiv w:val="1"/>
      <w:marLeft w:val="0"/>
      <w:marRight w:val="0"/>
      <w:marTop w:val="0"/>
      <w:marBottom w:val="0"/>
      <w:divBdr>
        <w:top w:val="none" w:sz="0" w:space="0" w:color="auto"/>
        <w:left w:val="none" w:sz="0" w:space="0" w:color="auto"/>
        <w:bottom w:val="none" w:sz="0" w:space="0" w:color="auto"/>
        <w:right w:val="none" w:sz="0" w:space="0" w:color="auto"/>
      </w:divBdr>
    </w:div>
    <w:div w:id="211446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microsoft.com/office/2011/relationships/people" Target="people.xml"/><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odejs.org/en/"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hyperlink" Target="https://create-react-app.dev/" TargetMode="External"/><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3B0E6-A775-41B2-ABFB-0FAD347C1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23</Pages>
  <Words>2900</Words>
  <Characters>16536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2021-04-24T12:28:00Z</dcterms:created>
  <dcterms:modified xsi:type="dcterms:W3CDTF">2021-05-03T02:09:00Z</dcterms:modified>
</cp:coreProperties>
</file>